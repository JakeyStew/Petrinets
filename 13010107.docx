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4312"/>
        <w:gridCol w:w="3171"/>
      </w:tblGrid>
      <w:tr w:rsidR="006B583E" w14:paraId="79D6D57A" w14:textId="77777777" w:rsidTr="00A90CE7">
        <w:trPr>
          <w:trHeight w:val="1681"/>
        </w:trPr>
        <w:tc>
          <w:tcPr>
            <w:tcW w:w="2406" w:type="dxa"/>
          </w:tcPr>
          <w:p w14:paraId="3B812223" w14:textId="77777777" w:rsidR="006B583E" w:rsidRDefault="006B583E" w:rsidP="00491000">
            <w:pPr>
              <w:jc w:val="center"/>
              <w:rPr>
                <w:rFonts w:ascii="Arial" w:hAnsi="Arial"/>
                <w:b/>
                <w:sz w:val="28"/>
                <w:szCs w:val="28"/>
              </w:rPr>
            </w:pPr>
            <w:r>
              <w:rPr>
                <w:rFonts w:ascii="Arial" w:hAnsi="Arial"/>
                <w:b/>
                <w:noProof/>
                <w:sz w:val="28"/>
                <w:szCs w:val="28"/>
              </w:rPr>
              <w:drawing>
                <wp:inline distT="0" distB="0" distL="0" distR="0" wp14:anchorId="38EC200D" wp14:editId="559664C5">
                  <wp:extent cx="1125940" cy="10235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10">
                            <a:extLst>
                              <a:ext uri="{28A0092B-C50C-407E-A947-70E740481C1C}">
                                <a14:useLocalDpi xmlns:a14="http://schemas.microsoft.com/office/drawing/2010/main" val="0"/>
                              </a:ext>
                            </a:extLst>
                          </a:blip>
                          <a:stretch>
                            <a:fillRect/>
                          </a:stretch>
                        </pic:blipFill>
                        <pic:spPr>
                          <a:xfrm>
                            <a:off x="0" y="0"/>
                            <a:ext cx="1124789" cy="1022536"/>
                          </a:xfrm>
                          <a:prstGeom prst="rect">
                            <a:avLst/>
                          </a:prstGeom>
                        </pic:spPr>
                      </pic:pic>
                    </a:graphicData>
                  </a:graphic>
                </wp:inline>
              </w:drawing>
            </w:r>
          </w:p>
        </w:tc>
        <w:tc>
          <w:tcPr>
            <w:tcW w:w="4312" w:type="dxa"/>
          </w:tcPr>
          <w:p w14:paraId="64076657" w14:textId="77777777" w:rsidR="006B583E" w:rsidRDefault="006B583E" w:rsidP="00491000">
            <w:pPr>
              <w:jc w:val="center"/>
              <w:rPr>
                <w:rFonts w:ascii="Arial" w:hAnsi="Arial"/>
                <w:b/>
                <w:sz w:val="28"/>
                <w:szCs w:val="28"/>
              </w:rPr>
            </w:pPr>
          </w:p>
          <w:p w14:paraId="0AEDF857" w14:textId="77777777" w:rsidR="006B583E" w:rsidRDefault="006B583E" w:rsidP="00491000">
            <w:pPr>
              <w:jc w:val="center"/>
              <w:rPr>
                <w:rFonts w:ascii="Arial" w:hAnsi="Arial"/>
                <w:b/>
                <w:sz w:val="28"/>
                <w:szCs w:val="28"/>
              </w:rPr>
            </w:pPr>
          </w:p>
          <w:p w14:paraId="665CE830" w14:textId="77777777" w:rsidR="00A90CE7" w:rsidRPr="00A90CE7" w:rsidRDefault="006B583E" w:rsidP="00A90CE7">
            <w:pPr>
              <w:pBdr>
                <w:bottom w:val="single" w:sz="12" w:space="1" w:color="auto"/>
              </w:pBdr>
              <w:jc w:val="center"/>
              <w:rPr>
                <w:rFonts w:ascii="Arial" w:hAnsi="Arial"/>
                <w:b/>
                <w:sz w:val="28"/>
                <w:szCs w:val="28"/>
              </w:rPr>
            </w:pPr>
            <w:r w:rsidRPr="006B7DE6">
              <w:rPr>
                <w:rFonts w:ascii="Arial" w:hAnsi="Arial"/>
                <w:b/>
                <w:sz w:val="28"/>
                <w:szCs w:val="28"/>
              </w:rPr>
              <w:t>FACULTY</w:t>
            </w:r>
            <w:r w:rsidR="00325E19">
              <w:rPr>
                <w:rFonts w:ascii="Arial" w:hAnsi="Arial"/>
                <w:b/>
                <w:sz w:val="28"/>
                <w:szCs w:val="28"/>
              </w:rPr>
              <w:t xml:space="preserve"> OF COMPUTING, </w:t>
            </w:r>
            <w:r w:rsidR="00325E19" w:rsidRPr="00325E19">
              <w:rPr>
                <w:rFonts w:ascii="Arial" w:hAnsi="Arial"/>
                <w:b/>
                <w:sz w:val="28"/>
                <w:szCs w:val="28"/>
              </w:rPr>
              <w:t>ENGINEERING and SCIENCE</w:t>
            </w:r>
          </w:p>
        </w:tc>
        <w:tc>
          <w:tcPr>
            <w:tcW w:w="3171" w:type="dxa"/>
          </w:tcPr>
          <w:p w14:paraId="15445753" w14:textId="77777777" w:rsidR="006B583E" w:rsidRDefault="006B583E" w:rsidP="00491000">
            <w:pPr>
              <w:rPr>
                <w:rFonts w:ascii="Arial" w:hAnsi="Arial"/>
              </w:rPr>
            </w:pPr>
            <w:r>
              <w:rPr>
                <w:rFonts w:ascii="Arial" w:hAnsi="Arial"/>
              </w:rPr>
              <w:t>Final mark awarded:_____</w:t>
            </w:r>
          </w:p>
        </w:tc>
      </w:tr>
    </w:tbl>
    <w:p w14:paraId="41C8B0B7" w14:textId="77777777" w:rsidR="006B7DE6" w:rsidRPr="006B7DE6" w:rsidRDefault="006B7DE6" w:rsidP="006B583E">
      <w:pPr>
        <w:jc w:val="center"/>
        <w:rPr>
          <w:rFonts w:ascii="Arial" w:hAnsi="Arial"/>
          <w:b/>
        </w:rPr>
      </w:pPr>
      <w:r>
        <w:rPr>
          <w:rFonts w:ascii="Arial" w:hAnsi="Arial"/>
          <w:b/>
        </w:rPr>
        <w:t>Assessment Cover Sheet and Feedback Form 201</w:t>
      </w:r>
      <w:r w:rsidR="00EE78EF">
        <w:rPr>
          <w:rFonts w:ascii="Arial" w:hAnsi="Arial"/>
          <w:b/>
        </w:rPr>
        <w:t>6</w:t>
      </w:r>
      <w:r>
        <w:rPr>
          <w:rFonts w:ascii="Arial" w:hAnsi="Arial"/>
          <w:b/>
        </w:rPr>
        <w:t>/1</w:t>
      </w:r>
      <w:r w:rsidR="00EE78EF">
        <w:rPr>
          <w:rFonts w:ascii="Arial" w:hAnsi="Arial"/>
          <w:b/>
        </w:rPr>
        <w:t>7</w:t>
      </w:r>
    </w:p>
    <w:p w14:paraId="4B303F03" w14:textId="77777777" w:rsidR="00913E40" w:rsidRPr="000D3587" w:rsidRDefault="00913E40" w:rsidP="006B7DE6">
      <w:pPr>
        <w:rPr>
          <w:rFonts w:ascii="Arial" w:hAnsi="Arial"/>
        </w:rPr>
      </w:pPr>
    </w:p>
    <w:tbl>
      <w:tblPr>
        <w:tblStyle w:val="TableGrid"/>
        <w:tblW w:w="9606" w:type="dxa"/>
        <w:tblLook w:val="04A0" w:firstRow="1" w:lastRow="0" w:firstColumn="1" w:lastColumn="0" w:noHBand="0" w:noVBand="1"/>
      </w:tblPr>
      <w:tblGrid>
        <w:gridCol w:w="2055"/>
        <w:gridCol w:w="747"/>
        <w:gridCol w:w="2835"/>
        <w:gridCol w:w="3969"/>
      </w:tblGrid>
      <w:tr w:rsidR="00F0703D" w:rsidRPr="000D3587" w14:paraId="07CE9BC2" w14:textId="77777777" w:rsidTr="006B583E">
        <w:trPr>
          <w:trHeight w:val="565"/>
        </w:trPr>
        <w:tc>
          <w:tcPr>
            <w:tcW w:w="2055" w:type="dxa"/>
          </w:tcPr>
          <w:p w14:paraId="14EE2A76" w14:textId="77777777" w:rsidR="00BF1E7A" w:rsidRDefault="00BF1E7A" w:rsidP="00F0703D">
            <w:pPr>
              <w:jc w:val="center"/>
              <w:rPr>
                <w:rFonts w:ascii="Arial" w:hAnsi="Arial"/>
              </w:rPr>
            </w:pPr>
            <w:r w:rsidRPr="000D3587">
              <w:rPr>
                <w:rFonts w:ascii="Arial" w:hAnsi="Arial"/>
              </w:rPr>
              <w:t>Module Code:</w:t>
            </w:r>
          </w:p>
          <w:p w14:paraId="0FDFB894" w14:textId="77777777" w:rsidR="009F233A" w:rsidRDefault="009F233A" w:rsidP="006C4A6D">
            <w:pPr>
              <w:jc w:val="center"/>
              <w:rPr>
                <w:rFonts w:ascii="Arial" w:hAnsi="Arial" w:cs="Arial"/>
                <w:b/>
                <w:sz w:val="22"/>
                <w:szCs w:val="22"/>
              </w:rPr>
            </w:pPr>
            <w:bookmarkStart w:id="0" w:name="OLE_LINK1"/>
            <w:r w:rsidRPr="00B97F72">
              <w:rPr>
                <w:rFonts w:ascii="Arial" w:hAnsi="Arial" w:cs="Arial"/>
                <w:b/>
                <w:sz w:val="22"/>
                <w:szCs w:val="22"/>
              </w:rPr>
              <w:t>CS4S703</w:t>
            </w:r>
          </w:p>
          <w:bookmarkEnd w:id="0"/>
          <w:p w14:paraId="14B8B2BA" w14:textId="77777777" w:rsidR="009F233A" w:rsidRPr="000D3587" w:rsidRDefault="009F233A" w:rsidP="00F0703D">
            <w:pPr>
              <w:jc w:val="center"/>
              <w:rPr>
                <w:rFonts w:ascii="Arial" w:hAnsi="Arial"/>
              </w:rPr>
            </w:pPr>
          </w:p>
        </w:tc>
        <w:tc>
          <w:tcPr>
            <w:tcW w:w="3582" w:type="dxa"/>
            <w:gridSpan w:val="2"/>
          </w:tcPr>
          <w:p w14:paraId="0CAD3C73" w14:textId="77777777" w:rsidR="00BF1E7A" w:rsidRDefault="00BF1E7A" w:rsidP="009F233A">
            <w:pPr>
              <w:jc w:val="center"/>
              <w:rPr>
                <w:rFonts w:ascii="Arial" w:hAnsi="Arial"/>
              </w:rPr>
            </w:pPr>
            <w:r w:rsidRPr="000D3587">
              <w:rPr>
                <w:rFonts w:ascii="Arial" w:hAnsi="Arial"/>
              </w:rPr>
              <w:t>Module Title:</w:t>
            </w:r>
          </w:p>
          <w:p w14:paraId="6CF4C810" w14:textId="77777777" w:rsidR="009F233A" w:rsidRPr="000D3587" w:rsidRDefault="009F233A" w:rsidP="009F233A">
            <w:pPr>
              <w:jc w:val="center"/>
              <w:rPr>
                <w:rFonts w:ascii="Arial" w:hAnsi="Arial"/>
              </w:rPr>
            </w:pPr>
            <w:r w:rsidRPr="00B97F72">
              <w:rPr>
                <w:rFonts w:ascii="Arial" w:hAnsi="Arial" w:cs="Arial"/>
                <w:b/>
                <w:sz w:val="22"/>
                <w:szCs w:val="22"/>
              </w:rPr>
              <w:t>Advanced Data Structures and Algorithms</w:t>
            </w:r>
          </w:p>
        </w:tc>
        <w:tc>
          <w:tcPr>
            <w:tcW w:w="3969" w:type="dxa"/>
          </w:tcPr>
          <w:p w14:paraId="05AC082D" w14:textId="77777777" w:rsidR="00BF1E7A" w:rsidRPr="000D3587" w:rsidRDefault="00BF1E7A" w:rsidP="009F233A">
            <w:pPr>
              <w:jc w:val="center"/>
              <w:rPr>
                <w:rFonts w:ascii="Arial" w:hAnsi="Arial"/>
              </w:rPr>
            </w:pPr>
            <w:r>
              <w:rPr>
                <w:rFonts w:ascii="Arial" w:hAnsi="Arial"/>
              </w:rPr>
              <w:t>Module Le</w:t>
            </w:r>
            <w:r w:rsidR="00990DB4">
              <w:rPr>
                <w:rFonts w:ascii="Arial" w:hAnsi="Arial"/>
              </w:rPr>
              <w:t>cturer</w:t>
            </w:r>
            <w:r w:rsidRPr="000D3587">
              <w:rPr>
                <w:rFonts w:ascii="Arial" w:hAnsi="Arial"/>
              </w:rPr>
              <w:t>:</w:t>
            </w:r>
          </w:p>
          <w:p w14:paraId="33C24B4A" w14:textId="77777777" w:rsidR="009F233A" w:rsidRPr="001A2FE9" w:rsidRDefault="00410D56" w:rsidP="009F233A">
            <w:pPr>
              <w:jc w:val="center"/>
              <w:rPr>
                <w:rFonts w:ascii="Arial" w:hAnsi="Arial" w:cs="Arial"/>
                <w:b/>
                <w:sz w:val="22"/>
                <w:szCs w:val="22"/>
              </w:rPr>
            </w:pPr>
            <w:r>
              <w:rPr>
                <w:rFonts w:ascii="Arial" w:hAnsi="Arial" w:cs="Arial"/>
                <w:b/>
                <w:sz w:val="22"/>
                <w:szCs w:val="22"/>
              </w:rPr>
              <w:t>Bertie Müller</w:t>
            </w:r>
          </w:p>
          <w:p w14:paraId="3FCF1E6A" w14:textId="77777777" w:rsidR="00BF1E7A" w:rsidRPr="000D3587" w:rsidRDefault="00BF1E7A" w:rsidP="009F233A">
            <w:pPr>
              <w:jc w:val="center"/>
              <w:rPr>
                <w:rFonts w:ascii="Arial" w:hAnsi="Arial"/>
              </w:rPr>
            </w:pPr>
          </w:p>
        </w:tc>
      </w:tr>
      <w:tr w:rsidR="00ED563B" w:rsidRPr="000D3587" w14:paraId="452B5D7F" w14:textId="77777777" w:rsidTr="006B583E">
        <w:trPr>
          <w:trHeight w:val="559"/>
        </w:trPr>
        <w:tc>
          <w:tcPr>
            <w:tcW w:w="5637" w:type="dxa"/>
            <w:gridSpan w:val="3"/>
          </w:tcPr>
          <w:p w14:paraId="1C3A0D63" w14:textId="77777777" w:rsidR="00F0703D" w:rsidRPr="006C4A6D" w:rsidRDefault="00F0703D" w:rsidP="00410D56">
            <w:pPr>
              <w:rPr>
                <w:rFonts w:ascii="Arial" w:hAnsi="Arial" w:cs="Arial"/>
              </w:rPr>
            </w:pPr>
            <w:r w:rsidRPr="006C4A6D">
              <w:rPr>
                <w:rFonts w:ascii="Arial" w:hAnsi="Arial" w:cs="Arial"/>
              </w:rPr>
              <w:t xml:space="preserve">Assessment Title and Tasks: </w:t>
            </w:r>
            <w:r w:rsidR="00410D56">
              <w:rPr>
                <w:rFonts w:ascii="Arial" w:hAnsi="Arial" w:cs="Arial"/>
                <w:b/>
              </w:rPr>
              <w:t>Petri Net Algorithms</w:t>
            </w:r>
          </w:p>
        </w:tc>
        <w:tc>
          <w:tcPr>
            <w:tcW w:w="3969" w:type="dxa"/>
          </w:tcPr>
          <w:p w14:paraId="7A20535F" w14:textId="77777777" w:rsidR="00F0703D" w:rsidRPr="000D3587" w:rsidRDefault="00F0703D" w:rsidP="005D3ED8">
            <w:pPr>
              <w:rPr>
                <w:rFonts w:ascii="Arial" w:hAnsi="Arial"/>
              </w:rPr>
            </w:pPr>
            <w:r>
              <w:rPr>
                <w:rFonts w:ascii="Arial" w:hAnsi="Arial"/>
              </w:rPr>
              <w:t xml:space="preserve">Assessment No. </w:t>
            </w:r>
            <w:r w:rsidR="00410D56">
              <w:rPr>
                <w:rFonts w:ascii="Arial" w:hAnsi="Arial"/>
                <w:b/>
              </w:rPr>
              <w:t>1</w:t>
            </w:r>
            <w:r w:rsidR="009F233A">
              <w:rPr>
                <w:rFonts w:ascii="Arial" w:hAnsi="Arial"/>
                <w:b/>
              </w:rPr>
              <w:t xml:space="preserve"> </w:t>
            </w:r>
            <w:r w:rsidR="005D3ED8">
              <w:rPr>
                <w:rFonts w:ascii="Arial" w:hAnsi="Arial"/>
                <w:b/>
              </w:rPr>
              <w:t xml:space="preserve">out </w:t>
            </w:r>
            <w:r w:rsidR="009F233A">
              <w:rPr>
                <w:rFonts w:ascii="Arial" w:hAnsi="Arial"/>
                <w:b/>
              </w:rPr>
              <w:t>of 2</w:t>
            </w:r>
          </w:p>
        </w:tc>
      </w:tr>
      <w:tr w:rsidR="00ED563B" w:rsidRPr="000D3587" w14:paraId="07FBF831" w14:textId="77777777" w:rsidTr="006B583E">
        <w:trPr>
          <w:trHeight w:val="568"/>
        </w:trPr>
        <w:tc>
          <w:tcPr>
            <w:tcW w:w="5637" w:type="dxa"/>
            <w:gridSpan w:val="3"/>
          </w:tcPr>
          <w:p w14:paraId="2BAE9FE3" w14:textId="77777777" w:rsidR="00F0703D" w:rsidRDefault="00F0703D" w:rsidP="00F0703D">
            <w:pPr>
              <w:rPr>
                <w:ins w:id="1" w:author="Jo Smedley" w:date="2014-06-22T11:05:00Z"/>
                <w:rFonts w:ascii="Arial" w:hAnsi="Arial"/>
              </w:rPr>
            </w:pPr>
            <w:r>
              <w:rPr>
                <w:rFonts w:ascii="Arial" w:hAnsi="Arial"/>
              </w:rPr>
              <w:t xml:space="preserve">No. of pages submitted in total including this page:  </w:t>
            </w:r>
          </w:p>
          <w:p w14:paraId="65389DA1" w14:textId="4DF69935" w:rsidR="00F0703D" w:rsidRPr="000D3587" w:rsidRDefault="00AA47F5" w:rsidP="00F0703D">
            <w:pPr>
              <w:rPr>
                <w:rFonts w:ascii="Arial" w:hAnsi="Arial"/>
              </w:rPr>
            </w:pPr>
            <w:r>
              <w:rPr>
                <w:rFonts w:ascii="Arial" w:eastAsia="Times New Roman" w:hAnsi="Arial" w:cs="Arial"/>
                <w:color w:val="C0C0C0"/>
                <w:sz w:val="22"/>
                <w:szCs w:val="22"/>
              </w:rPr>
              <w:t>14</w:t>
            </w:r>
          </w:p>
        </w:tc>
        <w:tc>
          <w:tcPr>
            <w:tcW w:w="3969" w:type="dxa"/>
          </w:tcPr>
          <w:p w14:paraId="48042558" w14:textId="77777777" w:rsidR="008D7765" w:rsidRDefault="00F0703D" w:rsidP="00F0703D">
            <w:pPr>
              <w:rPr>
                <w:rFonts w:ascii="Arial" w:hAnsi="Arial"/>
              </w:rPr>
            </w:pPr>
            <w:r>
              <w:rPr>
                <w:rFonts w:ascii="Arial" w:hAnsi="Arial"/>
              </w:rPr>
              <w:t>Word Count</w:t>
            </w:r>
            <w:r w:rsidR="008D7765">
              <w:rPr>
                <w:rFonts w:ascii="Arial" w:hAnsi="Arial"/>
              </w:rPr>
              <w:t xml:space="preserve"> </w:t>
            </w:r>
            <w:r w:rsidR="00913E40">
              <w:rPr>
                <w:rFonts w:ascii="Arial" w:hAnsi="Arial"/>
              </w:rPr>
              <w:t>of submission</w:t>
            </w:r>
          </w:p>
          <w:p w14:paraId="62198479" w14:textId="77777777" w:rsidR="00F0703D" w:rsidRDefault="008D7765" w:rsidP="00F0703D">
            <w:pPr>
              <w:rPr>
                <w:rFonts w:ascii="Arial" w:hAnsi="Arial"/>
              </w:rPr>
            </w:pPr>
            <w:r w:rsidRPr="008D7765">
              <w:rPr>
                <w:rFonts w:ascii="Arial" w:hAnsi="Arial"/>
                <w:sz w:val="22"/>
                <w:szCs w:val="22"/>
              </w:rPr>
              <w:t>(if applicable)</w:t>
            </w:r>
            <w:r w:rsidR="00F0703D" w:rsidRPr="008D7765">
              <w:rPr>
                <w:rFonts w:ascii="Arial" w:hAnsi="Arial"/>
                <w:sz w:val="22"/>
                <w:szCs w:val="22"/>
              </w:rPr>
              <w:t>:</w:t>
            </w:r>
            <w:r w:rsidR="00F0703D">
              <w:rPr>
                <w:rFonts w:ascii="Arial" w:hAnsi="Arial"/>
              </w:rPr>
              <w:t xml:space="preserve"> </w:t>
            </w:r>
            <w:r w:rsidR="00F0703D">
              <w:rPr>
                <w:rFonts w:ascii="Arial" w:eastAsia="Times New Roman" w:hAnsi="Arial" w:cs="Arial"/>
                <w:color w:val="C0C0C0"/>
                <w:sz w:val="22"/>
                <w:szCs w:val="22"/>
              </w:rPr>
              <w:t>C</w:t>
            </w:r>
            <w:r w:rsidR="00F0703D" w:rsidRPr="00734BCA">
              <w:rPr>
                <w:rFonts w:ascii="Arial" w:eastAsia="Times New Roman" w:hAnsi="Arial" w:cs="Arial"/>
                <w:color w:val="C0C0C0"/>
                <w:sz w:val="22"/>
                <w:szCs w:val="22"/>
              </w:rPr>
              <w:t>ompleted by student</w:t>
            </w:r>
          </w:p>
        </w:tc>
      </w:tr>
      <w:tr w:rsidR="00ED563B" w:rsidRPr="000D3587" w14:paraId="17BCDE6C" w14:textId="77777777" w:rsidTr="006B583E">
        <w:trPr>
          <w:trHeight w:val="561"/>
        </w:trPr>
        <w:tc>
          <w:tcPr>
            <w:tcW w:w="2802" w:type="dxa"/>
            <w:gridSpan w:val="2"/>
          </w:tcPr>
          <w:p w14:paraId="686D284B" w14:textId="77777777" w:rsidR="00F0703D" w:rsidRPr="00A92AB8" w:rsidRDefault="00F0703D" w:rsidP="00BF1E7A">
            <w:pPr>
              <w:jc w:val="center"/>
              <w:rPr>
                <w:rFonts w:ascii="Arial" w:hAnsi="Arial"/>
              </w:rPr>
            </w:pPr>
            <w:r w:rsidRPr="00A92AB8">
              <w:rPr>
                <w:rFonts w:ascii="Arial" w:hAnsi="Arial"/>
              </w:rPr>
              <w:t>Date Set:</w:t>
            </w:r>
            <w:r w:rsidR="009F233A" w:rsidRPr="00A92AB8">
              <w:rPr>
                <w:rFonts w:ascii="Arial" w:hAnsi="Arial"/>
              </w:rPr>
              <w:t xml:space="preserve"> </w:t>
            </w:r>
          </w:p>
          <w:p w14:paraId="3EAFC3CD" w14:textId="2BCFFA8F" w:rsidR="009F233A" w:rsidRPr="00A92AB8" w:rsidRDefault="009F233A" w:rsidP="00DC7C11">
            <w:pPr>
              <w:jc w:val="center"/>
              <w:rPr>
                <w:rFonts w:ascii="Arial" w:hAnsi="Arial"/>
              </w:rPr>
            </w:pPr>
            <w:r w:rsidRPr="00A92AB8">
              <w:rPr>
                <w:rFonts w:ascii="Arial" w:hAnsi="Arial" w:cs="Arial"/>
                <w:color w:val="FF0000"/>
                <w:sz w:val="22"/>
                <w:szCs w:val="22"/>
              </w:rPr>
              <w:t xml:space="preserve"> </w:t>
            </w:r>
            <w:r w:rsidR="0081638C" w:rsidRPr="00A92AB8">
              <w:rPr>
                <w:rFonts w:ascii="Arial" w:hAnsi="Arial" w:cs="Arial"/>
                <w:color w:val="FF0000"/>
                <w:sz w:val="22"/>
                <w:szCs w:val="22"/>
              </w:rPr>
              <w:t xml:space="preserve">21 November </w:t>
            </w:r>
            <w:r w:rsidRPr="00A92AB8">
              <w:rPr>
                <w:rFonts w:ascii="Arial" w:hAnsi="Arial" w:cs="Arial"/>
                <w:color w:val="FF0000"/>
                <w:sz w:val="22"/>
                <w:szCs w:val="22"/>
              </w:rPr>
              <w:t>201</w:t>
            </w:r>
            <w:r w:rsidR="00410D56" w:rsidRPr="00A92AB8">
              <w:rPr>
                <w:rFonts w:ascii="Arial" w:hAnsi="Arial" w:cs="Arial"/>
                <w:color w:val="FF0000"/>
                <w:sz w:val="22"/>
                <w:szCs w:val="22"/>
              </w:rPr>
              <w:t>6</w:t>
            </w:r>
          </w:p>
        </w:tc>
        <w:tc>
          <w:tcPr>
            <w:tcW w:w="2835" w:type="dxa"/>
          </w:tcPr>
          <w:p w14:paraId="77F7614B" w14:textId="0FEAE7B4" w:rsidR="00F0703D" w:rsidRDefault="00F0703D" w:rsidP="00A92AB8">
            <w:pPr>
              <w:jc w:val="center"/>
              <w:rPr>
                <w:rFonts w:ascii="Arial" w:hAnsi="Arial"/>
              </w:rPr>
            </w:pPr>
            <w:r>
              <w:rPr>
                <w:rFonts w:ascii="Arial" w:hAnsi="Arial"/>
              </w:rPr>
              <w:t>Submission Date:</w:t>
            </w:r>
          </w:p>
          <w:p w14:paraId="685C6192" w14:textId="1F18A7D2" w:rsidR="009F233A" w:rsidRPr="00A92AB8" w:rsidRDefault="00A92AB8" w:rsidP="00A92AB8">
            <w:pPr>
              <w:jc w:val="center"/>
              <w:rPr>
                <w:rFonts w:ascii="Arial" w:hAnsi="Arial"/>
                <w:color w:val="FF0000"/>
              </w:rPr>
            </w:pPr>
            <w:r w:rsidRPr="00A92AB8">
              <w:rPr>
                <w:rFonts w:ascii="Arial" w:hAnsi="Arial"/>
                <w:color w:val="FF0000"/>
              </w:rPr>
              <w:t>23 January 2017</w:t>
            </w:r>
          </w:p>
        </w:tc>
        <w:tc>
          <w:tcPr>
            <w:tcW w:w="3969" w:type="dxa"/>
          </w:tcPr>
          <w:p w14:paraId="3B180A76" w14:textId="77777777" w:rsidR="00F0703D" w:rsidRDefault="00F0703D" w:rsidP="009615AC">
            <w:pPr>
              <w:jc w:val="center"/>
              <w:rPr>
                <w:rFonts w:ascii="Arial" w:hAnsi="Arial"/>
              </w:rPr>
            </w:pPr>
            <w:r>
              <w:rPr>
                <w:rFonts w:ascii="Arial" w:hAnsi="Arial"/>
              </w:rPr>
              <w:t>Return Date:</w:t>
            </w:r>
          </w:p>
          <w:p w14:paraId="24562457" w14:textId="41C791A6" w:rsidR="009F233A" w:rsidRDefault="00A92AB8" w:rsidP="00BC4F29">
            <w:pPr>
              <w:jc w:val="center"/>
              <w:rPr>
                <w:rFonts w:ascii="Arial" w:hAnsi="Arial"/>
              </w:rPr>
            </w:pPr>
            <w:r>
              <w:rPr>
                <w:rFonts w:ascii="Arial" w:hAnsi="Arial"/>
              </w:rPr>
              <w:t>13 February 2017</w:t>
            </w:r>
          </w:p>
        </w:tc>
      </w:tr>
    </w:tbl>
    <w:p w14:paraId="43AD8D48" w14:textId="77777777" w:rsidR="00BF1E7A" w:rsidRDefault="00BF1E7A" w:rsidP="00BF1E7A">
      <w:pPr>
        <w:jc w:val="center"/>
        <w:rPr>
          <w:rFonts w:ascii="Arial" w:hAnsi="Arial"/>
        </w:rPr>
      </w:pPr>
    </w:p>
    <w:tbl>
      <w:tblPr>
        <w:tblStyle w:val="TableGrid"/>
        <w:tblW w:w="9606" w:type="dxa"/>
        <w:tblLook w:val="04A0" w:firstRow="1" w:lastRow="0" w:firstColumn="1" w:lastColumn="0" w:noHBand="0" w:noVBand="1"/>
      </w:tblPr>
      <w:tblGrid>
        <w:gridCol w:w="4786"/>
        <w:gridCol w:w="4820"/>
      </w:tblGrid>
      <w:tr w:rsidR="00E507C7" w:rsidRPr="000D3587" w14:paraId="6B947D1A" w14:textId="77777777" w:rsidTr="00491000">
        <w:tc>
          <w:tcPr>
            <w:tcW w:w="9606" w:type="dxa"/>
            <w:gridSpan w:val="2"/>
          </w:tcPr>
          <w:p w14:paraId="7411D7E6" w14:textId="77777777" w:rsidR="00E507C7" w:rsidRPr="000D3587" w:rsidRDefault="00E507C7" w:rsidP="00491000">
            <w:pPr>
              <w:jc w:val="center"/>
              <w:rPr>
                <w:rFonts w:ascii="Arial" w:hAnsi="Arial"/>
                <w:b/>
                <w:i/>
              </w:rPr>
            </w:pPr>
            <w:r>
              <w:rPr>
                <w:rFonts w:ascii="Arial" w:hAnsi="Arial"/>
                <w:b/>
                <w:i/>
              </w:rPr>
              <w:t xml:space="preserve">Part A: </w:t>
            </w:r>
            <w:r w:rsidRPr="000D3587">
              <w:rPr>
                <w:rFonts w:ascii="Arial" w:hAnsi="Arial"/>
                <w:b/>
                <w:i/>
              </w:rPr>
              <w:t xml:space="preserve">Record of </w:t>
            </w:r>
            <w:r>
              <w:rPr>
                <w:rFonts w:ascii="Arial" w:hAnsi="Arial"/>
                <w:b/>
                <w:i/>
              </w:rPr>
              <w:t>S</w:t>
            </w:r>
            <w:r w:rsidRPr="000D3587">
              <w:rPr>
                <w:rFonts w:ascii="Arial" w:hAnsi="Arial"/>
                <w:b/>
                <w:i/>
              </w:rPr>
              <w:t>ubmission (</w:t>
            </w:r>
            <w:r>
              <w:rPr>
                <w:rFonts w:ascii="Arial" w:hAnsi="Arial"/>
                <w:b/>
                <w:i/>
              </w:rPr>
              <w:t xml:space="preserve">to be </w:t>
            </w:r>
            <w:r w:rsidRPr="000D3587">
              <w:rPr>
                <w:rFonts w:ascii="Arial" w:hAnsi="Arial"/>
                <w:b/>
                <w:i/>
              </w:rPr>
              <w:t>completed by Student)</w:t>
            </w:r>
          </w:p>
        </w:tc>
        <w:bookmarkStart w:id="2" w:name="_GoBack"/>
        <w:bookmarkEnd w:id="2"/>
      </w:tr>
      <w:tr w:rsidR="00E507C7" w:rsidRPr="000D3587" w14:paraId="1E3815BD" w14:textId="77777777" w:rsidTr="00491000">
        <w:tc>
          <w:tcPr>
            <w:tcW w:w="9606" w:type="dxa"/>
            <w:gridSpan w:val="2"/>
          </w:tcPr>
          <w:p w14:paraId="3A9033AD" w14:textId="77777777" w:rsidR="00E507C7" w:rsidRPr="009615AC" w:rsidRDefault="00E507C7" w:rsidP="00491000">
            <w:pPr>
              <w:rPr>
                <w:rFonts w:ascii="Arial" w:hAnsi="Arial"/>
                <w:b/>
                <w:u w:val="single"/>
              </w:rPr>
            </w:pPr>
            <w:r w:rsidRPr="009615AC">
              <w:rPr>
                <w:rFonts w:ascii="Arial" w:hAnsi="Arial"/>
                <w:b/>
                <w:u w:val="single"/>
              </w:rPr>
              <w:t>Extenuating Circumstances</w:t>
            </w:r>
          </w:p>
          <w:p w14:paraId="491B369C" w14:textId="77777777" w:rsidR="00E507C7" w:rsidRDefault="00E507C7" w:rsidP="00491000">
            <w:pPr>
              <w:rPr>
                <w:rFonts w:ascii="Arial" w:hAnsi="Arial"/>
              </w:rPr>
            </w:pPr>
            <w:r w:rsidRPr="009615AC">
              <w:rPr>
                <w:rFonts w:ascii="Arial" w:hAnsi="Arial"/>
              </w:rPr>
              <w:t xml:space="preserve">If there are any exceptional circumstances that may have affected your ability to undertake or submit this assignment, make sure you contact the Advice </w:t>
            </w:r>
            <w:r>
              <w:rPr>
                <w:rFonts w:ascii="Arial" w:hAnsi="Arial"/>
              </w:rPr>
              <w:t xml:space="preserve">Centre on your campus </w:t>
            </w:r>
            <w:r w:rsidRPr="009615AC">
              <w:rPr>
                <w:rFonts w:ascii="Arial" w:hAnsi="Arial"/>
              </w:rPr>
              <w:t>prior to your submission deadline.</w:t>
            </w:r>
          </w:p>
          <w:p w14:paraId="340AD271" w14:textId="77777777" w:rsidR="00E507C7" w:rsidRPr="009615AC" w:rsidRDefault="00E507C7" w:rsidP="00491000">
            <w:pPr>
              <w:rPr>
                <w:rFonts w:ascii="Arial" w:hAnsi="Arial"/>
                <w:sz w:val="16"/>
                <w:szCs w:val="16"/>
              </w:rPr>
            </w:pPr>
          </w:p>
        </w:tc>
      </w:tr>
      <w:tr w:rsidR="00E507C7" w:rsidRPr="000D3587" w14:paraId="06156EDD" w14:textId="77777777" w:rsidTr="00491000">
        <w:tc>
          <w:tcPr>
            <w:tcW w:w="9606" w:type="dxa"/>
            <w:gridSpan w:val="2"/>
          </w:tcPr>
          <w:p w14:paraId="68A6C195" w14:textId="77777777" w:rsidR="00E507C7" w:rsidRPr="000D3587" w:rsidRDefault="00E507C7" w:rsidP="00491000">
            <w:pPr>
              <w:rPr>
                <w:rFonts w:ascii="Arial" w:hAnsi="Arial"/>
              </w:rPr>
            </w:pPr>
            <w:r w:rsidRPr="000D3587">
              <w:rPr>
                <w:rFonts w:ascii="Arial" w:hAnsi="Arial"/>
                <w:b/>
                <w:u w:val="single"/>
              </w:rPr>
              <w:t>Fit to sit policy</w:t>
            </w:r>
            <w:r w:rsidRPr="000D3587">
              <w:rPr>
                <w:rFonts w:ascii="Arial" w:hAnsi="Arial"/>
                <w:u w:val="single"/>
              </w:rPr>
              <w:t>:</w:t>
            </w:r>
            <w:r w:rsidRPr="000D3587">
              <w:rPr>
                <w:rFonts w:ascii="Arial" w:hAnsi="Arial"/>
              </w:rPr>
              <w:t xml:space="preserve"> </w:t>
            </w:r>
          </w:p>
          <w:p w14:paraId="605D6DBC" w14:textId="77777777" w:rsidR="00E507C7" w:rsidRPr="000D3587" w:rsidRDefault="00E507C7" w:rsidP="00491000">
            <w:pPr>
              <w:rPr>
                <w:rFonts w:ascii="Arial" w:hAnsi="Arial"/>
              </w:rPr>
            </w:pPr>
            <w:r w:rsidRPr="000D3587">
              <w:rPr>
                <w:rFonts w:ascii="Arial" w:hAnsi="Arial"/>
              </w:rPr>
              <w:t>The University operates a fit to sit policy whereby you, in submitting or presenting yourself for an assessment, are declaring that you are fit to sit the assessment.  You cannot subsequently claim that your performance in th</w:t>
            </w:r>
            <w:r>
              <w:rPr>
                <w:rFonts w:ascii="Arial" w:hAnsi="Arial"/>
              </w:rPr>
              <w:t>is</w:t>
            </w:r>
            <w:r w:rsidRPr="000D3587">
              <w:rPr>
                <w:rFonts w:ascii="Arial" w:hAnsi="Arial"/>
              </w:rPr>
              <w:t xml:space="preserve"> assessment was affected by extenuating factors.  </w:t>
            </w:r>
          </w:p>
          <w:p w14:paraId="7B47A1C1" w14:textId="77777777" w:rsidR="00E507C7" w:rsidRPr="009615AC" w:rsidRDefault="00E507C7" w:rsidP="00491000">
            <w:pPr>
              <w:rPr>
                <w:rFonts w:ascii="Arial" w:hAnsi="Arial"/>
                <w:sz w:val="16"/>
                <w:szCs w:val="16"/>
              </w:rPr>
            </w:pPr>
          </w:p>
        </w:tc>
      </w:tr>
      <w:tr w:rsidR="00E507C7" w:rsidRPr="000D3587" w14:paraId="2AF82B14" w14:textId="77777777" w:rsidTr="00491000">
        <w:tc>
          <w:tcPr>
            <w:tcW w:w="9606" w:type="dxa"/>
            <w:gridSpan w:val="2"/>
          </w:tcPr>
          <w:p w14:paraId="7F4AD099" w14:textId="77777777" w:rsidR="00E507C7" w:rsidRPr="000D3587" w:rsidRDefault="00E507C7" w:rsidP="00491000">
            <w:pPr>
              <w:rPr>
                <w:rFonts w:ascii="Arial" w:hAnsi="Arial"/>
              </w:rPr>
            </w:pPr>
            <w:r w:rsidRPr="000D3587">
              <w:rPr>
                <w:rFonts w:ascii="Arial" w:hAnsi="Arial"/>
                <w:b/>
                <w:u w:val="single"/>
              </w:rPr>
              <w:t>Plagiarism and Unfair Practice Declaration</w:t>
            </w:r>
            <w:r w:rsidRPr="000D3587">
              <w:rPr>
                <w:rFonts w:ascii="Arial" w:hAnsi="Arial"/>
                <w:b/>
              </w:rPr>
              <w:t>:</w:t>
            </w:r>
            <w:r w:rsidRPr="000D3587">
              <w:rPr>
                <w:rFonts w:ascii="Arial" w:hAnsi="Arial"/>
              </w:rPr>
              <w:t xml:space="preserve"> </w:t>
            </w:r>
          </w:p>
          <w:p w14:paraId="74318640" w14:textId="77777777" w:rsidR="00E507C7" w:rsidRPr="009615AC" w:rsidRDefault="00E507C7" w:rsidP="00491000">
            <w:pPr>
              <w:rPr>
                <w:rFonts w:ascii="Arial" w:hAnsi="Arial"/>
                <w:b/>
                <w:sz w:val="16"/>
                <w:szCs w:val="16"/>
                <w:u w:val="single"/>
              </w:rPr>
            </w:pPr>
            <w:r w:rsidRPr="000D3587">
              <w:rPr>
                <w:rFonts w:ascii="Arial" w:hAnsi="Arial"/>
              </w:rPr>
              <w:t>By submitting this ass</w:t>
            </w:r>
            <w:r>
              <w:rPr>
                <w:rFonts w:ascii="Arial" w:hAnsi="Arial"/>
              </w:rPr>
              <w:t>essment</w:t>
            </w:r>
            <w:r w:rsidRPr="000D3587">
              <w:rPr>
                <w:rFonts w:ascii="Arial" w:hAnsi="Arial"/>
              </w:rPr>
              <w:t xml:space="preserve">, </w:t>
            </w:r>
            <w:r>
              <w:rPr>
                <w:rFonts w:ascii="Arial" w:hAnsi="Arial"/>
              </w:rPr>
              <w:t>you</w:t>
            </w:r>
            <w:r w:rsidRPr="000D3587">
              <w:rPr>
                <w:rFonts w:ascii="Arial" w:hAnsi="Arial"/>
              </w:rPr>
              <w:t xml:space="preserve"> declare that </w:t>
            </w:r>
            <w:r>
              <w:rPr>
                <w:rFonts w:ascii="Arial" w:hAnsi="Arial"/>
              </w:rPr>
              <w:t xml:space="preserve">it </w:t>
            </w:r>
            <w:r w:rsidRPr="000D3587">
              <w:rPr>
                <w:rFonts w:ascii="Arial" w:hAnsi="Arial"/>
              </w:rPr>
              <w:t xml:space="preserve">is </w:t>
            </w:r>
            <w:r>
              <w:rPr>
                <w:rFonts w:ascii="Arial" w:hAnsi="Arial"/>
              </w:rPr>
              <w:t>your</w:t>
            </w:r>
            <w:r w:rsidRPr="000D3587">
              <w:rPr>
                <w:rFonts w:ascii="Arial" w:hAnsi="Arial"/>
              </w:rPr>
              <w:t xml:space="preserve"> own work and that the sources of information and material </w:t>
            </w:r>
            <w:r>
              <w:rPr>
                <w:rFonts w:ascii="Arial" w:hAnsi="Arial"/>
              </w:rPr>
              <w:t>you</w:t>
            </w:r>
            <w:r w:rsidRPr="000D3587">
              <w:rPr>
                <w:rFonts w:ascii="Arial" w:hAnsi="Arial"/>
              </w:rPr>
              <w:t xml:space="preserve"> have used (including the internet) have been fully identified and properly acknowledged as required</w:t>
            </w:r>
            <w:r>
              <w:rPr>
                <w:rStyle w:val="FootnoteReference"/>
                <w:rFonts w:ascii="Arial" w:hAnsi="Arial"/>
              </w:rPr>
              <w:footnoteReference w:id="1"/>
            </w:r>
            <w:r w:rsidRPr="000D3587">
              <w:rPr>
                <w:rFonts w:ascii="Arial" w:hAnsi="Arial"/>
              </w:rPr>
              <w:t xml:space="preserve">.  Additionally, the work presented has not been submitted for any other assessment.  </w:t>
            </w:r>
            <w:r>
              <w:rPr>
                <w:rFonts w:ascii="Arial" w:hAnsi="Arial"/>
              </w:rPr>
              <w:t>You also</w:t>
            </w:r>
            <w:r w:rsidRPr="000D3587">
              <w:rPr>
                <w:rFonts w:ascii="Arial" w:hAnsi="Arial"/>
              </w:rPr>
              <w:t xml:space="preserve"> understand that the Faculty reserves the right to investigate allegations of plagiarism or unfair practice which, if proven, could result in a fail in this assessment and may affect </w:t>
            </w:r>
            <w:r>
              <w:rPr>
                <w:rFonts w:ascii="Arial" w:hAnsi="Arial"/>
              </w:rPr>
              <w:t>your</w:t>
            </w:r>
            <w:r w:rsidRPr="000D3587">
              <w:rPr>
                <w:rFonts w:ascii="Arial" w:hAnsi="Arial"/>
              </w:rPr>
              <w:t xml:space="preserve"> progress</w:t>
            </w:r>
            <w:r>
              <w:rPr>
                <w:rFonts w:ascii="Arial" w:hAnsi="Arial"/>
              </w:rPr>
              <w:t>.</w:t>
            </w:r>
          </w:p>
        </w:tc>
      </w:tr>
      <w:tr w:rsidR="00E507C7" w:rsidRPr="000D3587" w14:paraId="373D5962" w14:textId="77777777" w:rsidTr="00491000">
        <w:tc>
          <w:tcPr>
            <w:tcW w:w="9606" w:type="dxa"/>
            <w:gridSpan w:val="2"/>
          </w:tcPr>
          <w:p w14:paraId="0D99726A" w14:textId="77777777" w:rsidR="00E507C7" w:rsidRPr="00AA7A8B" w:rsidRDefault="00E507C7" w:rsidP="00491000">
            <w:pPr>
              <w:rPr>
                <w:rFonts w:ascii="Arial" w:hAnsi="Arial" w:cs="Arial"/>
                <w:b/>
                <w:u w:val="single"/>
              </w:rPr>
            </w:pPr>
            <w:r w:rsidRPr="00AA7A8B">
              <w:rPr>
                <w:rFonts w:ascii="Arial" w:hAnsi="Arial" w:cs="Arial"/>
                <w:b/>
                <w:u w:val="single"/>
              </w:rPr>
              <w:t>Intellectual Property and Retention of Student Work</w:t>
            </w:r>
            <w:r>
              <w:rPr>
                <w:rFonts w:ascii="Arial" w:hAnsi="Arial" w:cs="Arial"/>
                <w:b/>
                <w:u w:val="single"/>
              </w:rPr>
              <w:t>:</w:t>
            </w:r>
          </w:p>
          <w:p w14:paraId="52C6FF4F" w14:textId="77777777" w:rsidR="00E507C7" w:rsidRPr="009615AC" w:rsidRDefault="00E507C7" w:rsidP="00491000">
            <w:pPr>
              <w:rPr>
                <w:rFonts w:ascii="Arial" w:hAnsi="Arial"/>
                <w:sz w:val="16"/>
                <w:szCs w:val="16"/>
              </w:rPr>
            </w:pPr>
            <w:r w:rsidRPr="00AA7A8B">
              <w:rPr>
                <w:rFonts w:ascii="Arial" w:eastAsiaTheme="minorHAnsi" w:hAnsi="Arial" w:cs="Arial"/>
                <w:lang w:val="en-US"/>
              </w:rPr>
              <w:t>You understand that the University will retain a copy of any assessments submitted electronically for evidence and quality assurance purposes; requests for the removal of assessments will only be considered if the work contains information that is either politically and/or commercially sensitive (as determined by the University) and where requests are made by the relevant module leader or dissertation supervisor.</w:t>
            </w:r>
          </w:p>
        </w:tc>
      </w:tr>
      <w:tr w:rsidR="00E507C7" w:rsidRPr="000D3587" w14:paraId="27A21D1D" w14:textId="77777777" w:rsidTr="00491000">
        <w:tc>
          <w:tcPr>
            <w:tcW w:w="9606" w:type="dxa"/>
            <w:gridSpan w:val="2"/>
          </w:tcPr>
          <w:p w14:paraId="479ADCB8" w14:textId="77777777" w:rsidR="00E507C7" w:rsidRPr="000D3587" w:rsidRDefault="00E507C7" w:rsidP="00491000">
            <w:pPr>
              <w:rPr>
                <w:rFonts w:ascii="Arial" w:hAnsi="Arial"/>
                <w:u w:val="single"/>
              </w:rPr>
            </w:pPr>
            <w:r w:rsidRPr="000D3587">
              <w:rPr>
                <w:rFonts w:ascii="Arial" w:hAnsi="Arial"/>
                <w:b/>
                <w:u w:val="single"/>
              </w:rPr>
              <w:t>Details of Submission:</w:t>
            </w:r>
            <w:r w:rsidRPr="000D3587">
              <w:rPr>
                <w:rFonts w:ascii="Arial" w:hAnsi="Arial"/>
                <w:u w:val="single"/>
              </w:rPr>
              <w:t xml:space="preserve"> </w:t>
            </w:r>
          </w:p>
          <w:p w14:paraId="1B1249B3" w14:textId="77777777" w:rsidR="00E507C7" w:rsidRPr="009615AC" w:rsidRDefault="00E507C7" w:rsidP="00491000">
            <w:pPr>
              <w:rPr>
                <w:rFonts w:ascii="Arial" w:hAnsi="Arial"/>
                <w:sz w:val="16"/>
                <w:szCs w:val="16"/>
              </w:rPr>
            </w:pPr>
            <w:r w:rsidRPr="000D3587">
              <w:rPr>
                <w:rFonts w:ascii="Arial" w:hAnsi="Arial"/>
              </w:rPr>
              <w:t>Note that all work handed in after the submission date and within 5 working days will be capped at 40%</w:t>
            </w:r>
            <w:r>
              <w:rPr>
                <w:rStyle w:val="FootnoteReference"/>
                <w:rFonts w:ascii="Arial" w:hAnsi="Arial"/>
              </w:rPr>
              <w:footnoteReference w:id="2"/>
            </w:r>
            <w:r w:rsidRPr="000D3587">
              <w:rPr>
                <w:rFonts w:ascii="Arial" w:hAnsi="Arial"/>
              </w:rPr>
              <w:t>.  N</w:t>
            </w:r>
            <w:r>
              <w:rPr>
                <w:rFonts w:ascii="Arial" w:hAnsi="Arial"/>
              </w:rPr>
              <w:t>o</w:t>
            </w:r>
            <w:r w:rsidRPr="000D3587">
              <w:rPr>
                <w:rFonts w:ascii="Arial" w:hAnsi="Arial"/>
              </w:rPr>
              <w:t xml:space="preserve"> marks will be awarded if the ass</w:t>
            </w:r>
            <w:r>
              <w:rPr>
                <w:rFonts w:ascii="Arial" w:hAnsi="Arial"/>
              </w:rPr>
              <w:t>ess</w:t>
            </w:r>
            <w:r w:rsidRPr="000D3587">
              <w:rPr>
                <w:rFonts w:ascii="Arial" w:hAnsi="Arial"/>
              </w:rPr>
              <w:t>ment is submitted after the late submission date unless extenuating circumstances are applied for and accepted</w:t>
            </w:r>
            <w:r>
              <w:rPr>
                <w:rFonts w:ascii="Arial" w:hAnsi="Arial"/>
              </w:rPr>
              <w:t xml:space="preserve"> (Advice Centre to be consulted)</w:t>
            </w:r>
            <w:r w:rsidRPr="000D3587">
              <w:rPr>
                <w:rFonts w:ascii="Arial" w:hAnsi="Arial"/>
              </w:rPr>
              <w:t>.</w:t>
            </w:r>
          </w:p>
        </w:tc>
      </w:tr>
      <w:tr w:rsidR="00E507C7" w:rsidRPr="000D3587" w14:paraId="1763A251" w14:textId="77777777" w:rsidTr="00491000">
        <w:tc>
          <w:tcPr>
            <w:tcW w:w="4786" w:type="dxa"/>
          </w:tcPr>
          <w:p w14:paraId="1143A726" w14:textId="77777777" w:rsidR="00E507C7" w:rsidRPr="009615AC" w:rsidRDefault="00E507C7" w:rsidP="00491000">
            <w:pPr>
              <w:rPr>
                <w:rFonts w:ascii="Arial" w:hAnsi="Arial"/>
                <w:b/>
                <w:sz w:val="16"/>
                <w:szCs w:val="16"/>
              </w:rPr>
            </w:pPr>
          </w:p>
          <w:p w14:paraId="6B700676" w14:textId="77777777" w:rsidR="00E507C7" w:rsidRPr="00046F88" w:rsidRDefault="00E507C7" w:rsidP="00491000">
            <w:pPr>
              <w:rPr>
                <w:rFonts w:ascii="Arial" w:hAnsi="Arial"/>
              </w:rPr>
            </w:pPr>
            <w:r w:rsidRPr="00046F88">
              <w:rPr>
                <w:rFonts w:ascii="Arial" w:hAnsi="Arial"/>
              </w:rPr>
              <w:t>You are required to acknowledge that you have read the above statements</w:t>
            </w:r>
            <w:r>
              <w:rPr>
                <w:rFonts w:ascii="Arial" w:hAnsi="Arial"/>
              </w:rPr>
              <w:t xml:space="preserve"> by writing your student number</w:t>
            </w:r>
            <w:r w:rsidRPr="00046F88">
              <w:rPr>
                <w:rFonts w:ascii="Arial" w:hAnsi="Arial"/>
              </w:rPr>
              <w:t>(s) in the box:</w:t>
            </w:r>
          </w:p>
          <w:p w14:paraId="43B4DCC5" w14:textId="77777777" w:rsidR="00E507C7" w:rsidRPr="009615AC" w:rsidRDefault="00E507C7" w:rsidP="00491000">
            <w:pPr>
              <w:rPr>
                <w:rFonts w:ascii="Arial" w:hAnsi="Arial"/>
                <w:b/>
                <w:sz w:val="16"/>
                <w:szCs w:val="16"/>
              </w:rPr>
            </w:pPr>
          </w:p>
        </w:tc>
        <w:tc>
          <w:tcPr>
            <w:tcW w:w="4820" w:type="dxa"/>
          </w:tcPr>
          <w:p w14:paraId="7F3508DA" w14:textId="77777777" w:rsidR="00E507C7" w:rsidRDefault="00E507C7" w:rsidP="00491000">
            <w:pPr>
              <w:jc w:val="center"/>
              <w:rPr>
                <w:rFonts w:ascii="Arial" w:hAnsi="Arial"/>
              </w:rPr>
            </w:pPr>
            <w:r w:rsidRPr="000D3587">
              <w:rPr>
                <w:rFonts w:ascii="Arial" w:hAnsi="Arial"/>
              </w:rPr>
              <w:t>Student Number(s):</w:t>
            </w:r>
          </w:p>
          <w:p w14:paraId="0C864DCE" w14:textId="5F4DE7C0" w:rsidR="009B47A4" w:rsidRPr="009B47A4" w:rsidRDefault="009B47A4" w:rsidP="00491000">
            <w:pPr>
              <w:jc w:val="center"/>
              <w:rPr>
                <w:rFonts w:ascii="Arial" w:hAnsi="Arial"/>
                <w:b/>
              </w:rPr>
            </w:pPr>
            <w:r>
              <w:rPr>
                <w:rFonts w:ascii="Arial" w:hAnsi="Arial"/>
                <w:b/>
              </w:rPr>
              <w:t>13010107</w:t>
            </w:r>
          </w:p>
        </w:tc>
      </w:tr>
    </w:tbl>
    <w:p w14:paraId="6456C608" w14:textId="77777777" w:rsidR="00864A2C" w:rsidRDefault="00864A2C" w:rsidP="00BF1E7A">
      <w:pPr>
        <w:jc w:val="center"/>
        <w:rPr>
          <w:rFonts w:ascii="Arial" w:hAnsi="Arial"/>
        </w:rPr>
      </w:pPr>
    </w:p>
    <w:p w14:paraId="6FF7FB1E" w14:textId="77777777" w:rsidR="00BF1E7A" w:rsidRDefault="00BF1E7A" w:rsidP="00F03778">
      <w:pPr>
        <w:jc w:val="center"/>
        <w:rPr>
          <w:rFonts w:ascii="Arial" w:hAnsi="Arial"/>
          <w:b/>
        </w:rPr>
      </w:pPr>
      <w:r w:rsidRPr="000D3587">
        <w:rPr>
          <w:rFonts w:ascii="Arial" w:hAnsi="Arial"/>
          <w:b/>
        </w:rPr>
        <w:lastRenderedPageBreak/>
        <w:t>IT IS YOUR RESPONSIBILITY TO KEEP A RECORD OF ALL WORK SUBMITTE</w:t>
      </w:r>
      <w:r>
        <w:rPr>
          <w:rFonts w:ascii="Arial" w:hAnsi="Arial"/>
          <w:b/>
        </w:rPr>
        <w:t>D</w:t>
      </w:r>
    </w:p>
    <w:p w14:paraId="1769A26A" w14:textId="77777777" w:rsidR="00325E19" w:rsidRDefault="00325E19" w:rsidP="00F03778">
      <w:pPr>
        <w:jc w:val="center"/>
        <w:rPr>
          <w:rFonts w:ascii="Arial" w:hAnsi="Arial"/>
        </w:rPr>
      </w:pPr>
    </w:p>
    <w:tbl>
      <w:tblPr>
        <w:tblStyle w:val="TableGrid"/>
        <w:tblW w:w="9606" w:type="dxa"/>
        <w:tblLook w:val="04A0" w:firstRow="1" w:lastRow="0" w:firstColumn="1" w:lastColumn="0" w:noHBand="0" w:noVBand="1"/>
      </w:tblPr>
      <w:tblGrid>
        <w:gridCol w:w="9899"/>
      </w:tblGrid>
      <w:tr w:rsidR="00990DB4" w:rsidRPr="000D3587" w14:paraId="7E757C5D" w14:textId="77777777" w:rsidTr="00D90F80">
        <w:tc>
          <w:tcPr>
            <w:tcW w:w="9606" w:type="dxa"/>
          </w:tcPr>
          <w:p w14:paraId="4A88815E" w14:textId="77777777" w:rsidR="00990DB4" w:rsidRDefault="00990DB4" w:rsidP="00990DB4">
            <w:pPr>
              <w:jc w:val="center"/>
              <w:rPr>
                <w:rFonts w:ascii="Arial" w:hAnsi="Arial"/>
                <w:b/>
              </w:rPr>
            </w:pPr>
            <w:r>
              <w:rPr>
                <w:rFonts w:ascii="Arial" w:hAnsi="Arial"/>
                <w:b/>
              </w:rPr>
              <w:t>Part B: Marking and Assessment</w:t>
            </w:r>
          </w:p>
          <w:p w14:paraId="71D7CA36" w14:textId="77777777" w:rsidR="00990DB4" w:rsidRPr="000D3587" w:rsidRDefault="00990DB4" w:rsidP="00990DB4">
            <w:pPr>
              <w:jc w:val="center"/>
              <w:rPr>
                <w:rFonts w:ascii="Arial" w:hAnsi="Arial"/>
                <w:b/>
              </w:rPr>
            </w:pPr>
            <w:r>
              <w:rPr>
                <w:rFonts w:ascii="Arial" w:hAnsi="Arial"/>
                <w:b/>
              </w:rPr>
              <w:t>(to be completed by Module Lecturer)</w:t>
            </w:r>
          </w:p>
        </w:tc>
      </w:tr>
      <w:tr w:rsidR="00BE1108" w:rsidRPr="000D3587" w14:paraId="4AA81BA6" w14:textId="77777777" w:rsidTr="00D90F80">
        <w:tc>
          <w:tcPr>
            <w:tcW w:w="9606" w:type="dxa"/>
          </w:tcPr>
          <w:p w14:paraId="7C30FAA3" w14:textId="77777777" w:rsidR="00BE1108" w:rsidRPr="00181892" w:rsidRDefault="00BE1108" w:rsidP="00181892">
            <w:pPr>
              <w:rPr>
                <w:rFonts w:ascii="Arial" w:eastAsia="Times New Roman" w:hAnsi="Arial" w:cs="Arial"/>
                <w:sz w:val="22"/>
                <w:szCs w:val="22"/>
              </w:rPr>
            </w:pPr>
            <w:r w:rsidRPr="00181892">
              <w:rPr>
                <w:rFonts w:ascii="Arial" w:eastAsia="Times New Roman" w:hAnsi="Arial" w:cs="Arial"/>
                <w:sz w:val="22"/>
                <w:szCs w:val="22"/>
              </w:rPr>
              <w:t xml:space="preserve">This assignment will be marked out of </w:t>
            </w:r>
            <w:r w:rsidR="009F233A">
              <w:rPr>
                <w:rFonts w:ascii="Arial" w:eastAsia="Times New Roman" w:hAnsi="Arial" w:cs="Arial"/>
                <w:sz w:val="22"/>
                <w:szCs w:val="22"/>
                <w:shd w:val="clear" w:color="auto" w:fill="D9D9D9" w:themeFill="background1" w:themeFillShade="D9"/>
              </w:rPr>
              <w:t>100</w:t>
            </w:r>
            <w:r w:rsidRPr="00181892">
              <w:rPr>
                <w:rFonts w:ascii="Arial" w:eastAsia="Times New Roman" w:hAnsi="Arial" w:cs="Arial"/>
                <w:sz w:val="22"/>
                <w:szCs w:val="22"/>
              </w:rPr>
              <w:t>%</w:t>
            </w:r>
          </w:p>
          <w:p w14:paraId="7E0C2CFB" w14:textId="77777777" w:rsidR="00BE1108" w:rsidRPr="00181892" w:rsidRDefault="00BE1108" w:rsidP="00181892">
            <w:pPr>
              <w:rPr>
                <w:rFonts w:ascii="Arial" w:eastAsia="Times New Roman" w:hAnsi="Arial" w:cs="Arial"/>
                <w:sz w:val="22"/>
                <w:szCs w:val="22"/>
              </w:rPr>
            </w:pPr>
          </w:p>
          <w:p w14:paraId="34269D6F" w14:textId="77777777" w:rsidR="00BE1108" w:rsidRPr="00181892" w:rsidRDefault="00BE1108" w:rsidP="00181892">
            <w:pPr>
              <w:rPr>
                <w:rFonts w:ascii="Arial" w:eastAsia="Times New Roman" w:hAnsi="Arial" w:cs="Arial"/>
                <w:sz w:val="22"/>
                <w:szCs w:val="22"/>
              </w:rPr>
            </w:pPr>
            <w:r w:rsidRPr="00181892">
              <w:rPr>
                <w:rFonts w:ascii="Arial" w:eastAsia="Times New Roman" w:hAnsi="Arial" w:cs="Arial"/>
                <w:sz w:val="22"/>
                <w:szCs w:val="22"/>
              </w:rPr>
              <w:t xml:space="preserve">This assignment contributes to </w:t>
            </w:r>
            <w:r w:rsidR="009F233A">
              <w:rPr>
                <w:rFonts w:ascii="Arial" w:eastAsia="Times New Roman" w:hAnsi="Arial" w:cs="Arial"/>
                <w:sz w:val="22"/>
                <w:szCs w:val="22"/>
                <w:shd w:val="clear" w:color="auto" w:fill="D9D9D9" w:themeFill="background1" w:themeFillShade="D9"/>
              </w:rPr>
              <w:t>50</w:t>
            </w:r>
            <w:r w:rsidRPr="00181892">
              <w:rPr>
                <w:rFonts w:ascii="Arial" w:eastAsia="Times New Roman" w:hAnsi="Arial" w:cs="Arial"/>
                <w:sz w:val="22"/>
                <w:szCs w:val="22"/>
              </w:rPr>
              <w:t>% of the total module marks.</w:t>
            </w:r>
          </w:p>
          <w:p w14:paraId="487275BA" w14:textId="77777777" w:rsidR="00BE1108" w:rsidRPr="00181892" w:rsidRDefault="00BE1108" w:rsidP="00181892">
            <w:pPr>
              <w:rPr>
                <w:rFonts w:ascii="Arial" w:eastAsia="Times New Roman" w:hAnsi="Arial" w:cs="Arial"/>
                <w:sz w:val="22"/>
                <w:szCs w:val="22"/>
              </w:rPr>
            </w:pPr>
          </w:p>
          <w:p w14:paraId="6A1B4892" w14:textId="77777777" w:rsidR="00BE1108" w:rsidRPr="00181892" w:rsidRDefault="00410D56" w:rsidP="00181892">
            <w:pPr>
              <w:rPr>
                <w:rFonts w:ascii="Arial" w:eastAsia="Times New Roman" w:hAnsi="Arial" w:cs="Arial"/>
                <w:sz w:val="22"/>
                <w:szCs w:val="22"/>
              </w:rPr>
            </w:pPr>
            <w:r>
              <w:rPr>
                <w:rFonts w:ascii="Arial" w:eastAsia="Times New Roman" w:hAnsi="Arial" w:cs="Arial"/>
                <w:sz w:val="22"/>
                <w:szCs w:val="22"/>
              </w:rPr>
              <w:t>This assignment is bonded</w:t>
            </w:r>
            <w:r w:rsidR="00BE1108" w:rsidRPr="00181892">
              <w:rPr>
                <w:rFonts w:ascii="Arial" w:eastAsia="Times New Roman" w:hAnsi="Arial" w:cs="Arial"/>
                <w:sz w:val="22"/>
                <w:szCs w:val="22"/>
              </w:rPr>
              <w:t xml:space="preserve">.  </w:t>
            </w:r>
          </w:p>
          <w:p w14:paraId="33BBE760" w14:textId="77777777" w:rsidR="00BE1108" w:rsidRDefault="00BE1108" w:rsidP="00990DB4">
            <w:pPr>
              <w:jc w:val="center"/>
              <w:rPr>
                <w:rFonts w:ascii="Arial" w:hAnsi="Arial"/>
                <w:b/>
              </w:rPr>
            </w:pPr>
          </w:p>
        </w:tc>
      </w:tr>
      <w:tr w:rsidR="00BF1E7A" w:rsidRPr="000D3587" w14:paraId="6547E95B" w14:textId="77777777" w:rsidTr="00D90F80">
        <w:trPr>
          <w:trHeight w:val="1500"/>
        </w:trPr>
        <w:tc>
          <w:tcPr>
            <w:tcW w:w="9606" w:type="dxa"/>
          </w:tcPr>
          <w:p w14:paraId="2E399DFA" w14:textId="77777777" w:rsidR="00BF1E7A" w:rsidRPr="000D3587" w:rsidRDefault="00BF1E7A" w:rsidP="009615AC">
            <w:pPr>
              <w:rPr>
                <w:rFonts w:ascii="Arial" w:hAnsi="Arial"/>
                <w:b/>
              </w:rPr>
            </w:pPr>
            <w:r w:rsidRPr="000D3587">
              <w:rPr>
                <w:rFonts w:ascii="Arial" w:hAnsi="Arial"/>
                <w:b/>
              </w:rPr>
              <w:t>Ass</w:t>
            </w:r>
            <w:r>
              <w:rPr>
                <w:rFonts w:ascii="Arial" w:hAnsi="Arial"/>
                <w:b/>
              </w:rPr>
              <w:t>essment</w:t>
            </w:r>
            <w:r w:rsidRPr="000D3587">
              <w:rPr>
                <w:rFonts w:ascii="Arial" w:hAnsi="Arial"/>
                <w:b/>
              </w:rPr>
              <w:t xml:space="preserve"> Task: </w:t>
            </w:r>
          </w:p>
          <w:p w14:paraId="736E3E28" w14:textId="77777777" w:rsidR="00BF1E7A" w:rsidRDefault="00BF1E7A" w:rsidP="009615AC">
            <w:pPr>
              <w:rPr>
                <w:ins w:id="3" w:author="Jo Smedley" w:date="2014-07-05T19:12:00Z"/>
                <w:rFonts w:ascii="Arial" w:hAnsi="Arial"/>
              </w:rPr>
            </w:pPr>
          </w:p>
          <w:p w14:paraId="67538987" w14:textId="79D96FB5" w:rsidR="00F03778" w:rsidRPr="000D3587" w:rsidRDefault="009F233A" w:rsidP="009615AC">
            <w:pPr>
              <w:rPr>
                <w:rFonts w:ascii="Arial" w:hAnsi="Arial"/>
              </w:rPr>
            </w:pPr>
            <w:r>
              <w:rPr>
                <w:rFonts w:ascii="Arial" w:hAnsi="Arial"/>
              </w:rPr>
              <w:t>See attached</w:t>
            </w:r>
            <w:r w:rsidR="000978DA">
              <w:rPr>
                <w:rFonts w:ascii="Arial" w:hAnsi="Arial"/>
              </w:rPr>
              <w:t xml:space="preserve"> at the end of Part B.</w:t>
            </w:r>
          </w:p>
          <w:p w14:paraId="0ACFE9C5" w14:textId="77777777" w:rsidR="00BF1E7A" w:rsidRPr="000D3587" w:rsidRDefault="00BF1E7A" w:rsidP="009615AC">
            <w:pPr>
              <w:rPr>
                <w:rFonts w:ascii="Arial" w:hAnsi="Arial"/>
              </w:rPr>
            </w:pPr>
          </w:p>
        </w:tc>
      </w:tr>
      <w:tr w:rsidR="00BF1E7A" w:rsidRPr="000D3587" w14:paraId="2D3ABE76" w14:textId="77777777" w:rsidTr="00D90F80">
        <w:trPr>
          <w:trHeight w:val="3016"/>
        </w:trPr>
        <w:tc>
          <w:tcPr>
            <w:tcW w:w="9606" w:type="dxa"/>
          </w:tcPr>
          <w:p w14:paraId="12D02A25" w14:textId="77777777" w:rsidR="00BF1E7A" w:rsidRPr="000D3587" w:rsidRDefault="00BF1E7A" w:rsidP="009615AC">
            <w:pPr>
              <w:rPr>
                <w:rFonts w:ascii="Arial" w:hAnsi="Arial"/>
                <w:b/>
                <w:i/>
              </w:rPr>
            </w:pPr>
            <w:r w:rsidRPr="000D3587">
              <w:rPr>
                <w:rFonts w:ascii="Arial" w:hAnsi="Arial"/>
                <w:b/>
              </w:rPr>
              <w:t>Learning Outcomes</w:t>
            </w:r>
            <w:r w:rsidR="00913E40">
              <w:rPr>
                <w:rFonts w:ascii="Arial" w:hAnsi="Arial"/>
                <w:b/>
              </w:rPr>
              <w:t xml:space="preserve"> to be assessed</w:t>
            </w:r>
            <w:r w:rsidRPr="000D3587">
              <w:rPr>
                <w:rFonts w:ascii="Arial" w:hAnsi="Arial"/>
                <w:b/>
              </w:rPr>
              <w:t xml:space="preserve"> </w:t>
            </w:r>
            <w:r w:rsidRPr="000D3587">
              <w:rPr>
                <w:rFonts w:ascii="Arial" w:hAnsi="Arial"/>
              </w:rPr>
              <w:t xml:space="preserve">(as specified in the validated module descriptor </w:t>
            </w:r>
            <w:hyperlink r:id="rId11" w:history="1">
              <w:r w:rsidRPr="000D3587">
                <w:rPr>
                  <w:rStyle w:val="Hyperlink"/>
                  <w:rFonts w:ascii="Arial" w:hAnsi="Arial"/>
                </w:rPr>
                <w:t>http://icis.glam.ac.uk</w:t>
              </w:r>
            </w:hyperlink>
            <w:r w:rsidRPr="000D3587">
              <w:rPr>
                <w:rFonts w:ascii="Arial" w:hAnsi="Arial"/>
              </w:rPr>
              <w:t>):</w:t>
            </w:r>
            <w:r w:rsidRPr="000D3587">
              <w:rPr>
                <w:rFonts w:ascii="Arial" w:hAnsi="Arial"/>
                <w:b/>
                <w:i/>
              </w:rPr>
              <w:t xml:space="preserve"> </w:t>
            </w:r>
          </w:p>
          <w:p w14:paraId="56ED7800" w14:textId="77777777" w:rsidR="00BF1E7A" w:rsidRPr="000D3587" w:rsidRDefault="00BF1E7A" w:rsidP="009615AC">
            <w:pPr>
              <w:rPr>
                <w:rFonts w:ascii="Arial" w:hAnsi="Arial"/>
                <w:b/>
                <w:i/>
              </w:rPr>
            </w:pPr>
          </w:p>
          <w:p w14:paraId="6F21786E" w14:textId="77777777" w:rsidR="009F233A" w:rsidRPr="009F233A" w:rsidRDefault="009F233A" w:rsidP="009F233A">
            <w:pPr>
              <w:pStyle w:val="ListParagraph"/>
              <w:numPr>
                <w:ilvl w:val="0"/>
                <w:numId w:val="4"/>
              </w:numPr>
              <w:autoSpaceDE w:val="0"/>
              <w:autoSpaceDN w:val="0"/>
              <w:adjustRightInd w:val="0"/>
              <w:ind w:left="360"/>
              <w:rPr>
                <w:rFonts w:ascii="Arial" w:hAnsi="Arial" w:cs="Arial"/>
                <w:szCs w:val="22"/>
              </w:rPr>
            </w:pPr>
            <w:r w:rsidRPr="009F233A">
              <w:rPr>
                <w:rFonts w:ascii="Arial" w:hAnsi="Arial" w:cs="Arial"/>
                <w:szCs w:val="22"/>
              </w:rPr>
              <w:t>demonstrate a critical understanding of the concepts associated with applying and implementing a variety of data structure algorithms</w:t>
            </w:r>
          </w:p>
          <w:p w14:paraId="72160B65" w14:textId="77777777" w:rsidR="009F233A" w:rsidRPr="009F233A" w:rsidRDefault="009F233A" w:rsidP="009F233A">
            <w:pPr>
              <w:pStyle w:val="ListParagraph"/>
              <w:autoSpaceDE w:val="0"/>
              <w:autoSpaceDN w:val="0"/>
              <w:adjustRightInd w:val="0"/>
              <w:ind w:left="360"/>
              <w:rPr>
                <w:rFonts w:ascii="Arial" w:hAnsi="Arial" w:cs="Arial"/>
                <w:szCs w:val="22"/>
              </w:rPr>
            </w:pPr>
          </w:p>
          <w:p w14:paraId="52C01036" w14:textId="77777777" w:rsidR="00F03778" w:rsidRPr="000D3587" w:rsidRDefault="009F233A" w:rsidP="00410D56">
            <w:pPr>
              <w:pStyle w:val="ListParagraph"/>
              <w:numPr>
                <w:ilvl w:val="0"/>
                <w:numId w:val="4"/>
              </w:numPr>
              <w:autoSpaceDE w:val="0"/>
              <w:autoSpaceDN w:val="0"/>
              <w:adjustRightInd w:val="0"/>
              <w:ind w:left="360"/>
              <w:rPr>
                <w:rFonts w:ascii="Arial" w:hAnsi="Arial"/>
                <w:b/>
                <w:i/>
              </w:rPr>
            </w:pPr>
            <w:r w:rsidRPr="009F233A">
              <w:rPr>
                <w:rFonts w:ascii="Arial" w:hAnsi="Arial" w:cs="Arial"/>
                <w:szCs w:val="22"/>
              </w:rPr>
              <w:t>to create data structures and appraise their role in producing software solutions to non-trivial programming problems</w:t>
            </w:r>
          </w:p>
        </w:tc>
      </w:tr>
      <w:tr w:rsidR="00BF1E7A" w:rsidRPr="000D3587" w14:paraId="42B11476" w14:textId="77777777" w:rsidTr="00D90F80">
        <w:tc>
          <w:tcPr>
            <w:tcW w:w="9606" w:type="dxa"/>
          </w:tcPr>
          <w:p w14:paraId="41A97C59" w14:textId="77777777" w:rsidR="00BF1E7A" w:rsidRPr="000D3587" w:rsidRDefault="00BF1E7A" w:rsidP="009615AC">
            <w:pPr>
              <w:rPr>
                <w:rFonts w:ascii="Arial" w:hAnsi="Arial"/>
                <w:b/>
              </w:rPr>
            </w:pPr>
            <w:r>
              <w:rPr>
                <w:rFonts w:ascii="Arial" w:hAnsi="Arial"/>
                <w:b/>
              </w:rPr>
              <w:t>Grading</w:t>
            </w:r>
            <w:r w:rsidRPr="000D3587">
              <w:rPr>
                <w:rFonts w:ascii="Arial" w:hAnsi="Arial"/>
                <w:b/>
              </w:rPr>
              <w:t xml:space="preserve"> Criteria:</w:t>
            </w:r>
          </w:p>
          <w:p w14:paraId="1E14471D" w14:textId="77777777" w:rsidR="00D90F80" w:rsidRDefault="00D90F80" w:rsidP="009615AC">
            <w:pPr>
              <w:rPr>
                <w:rFonts w:ascii="Arial" w:hAnsi="Arial"/>
                <w:b/>
              </w:rPr>
            </w:pPr>
            <w:r>
              <w:rPr>
                <w:rFonts w:ascii="Arial" w:hAnsi="Arial"/>
                <w:b/>
              </w:rPr>
              <w:t xml:space="preserve"> </w:t>
            </w:r>
          </w:p>
          <w:tbl>
            <w:tblPr>
              <w:tblStyle w:val="TableGrid"/>
              <w:tblW w:w="9639" w:type="dxa"/>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6946"/>
              <w:gridCol w:w="1276"/>
              <w:gridCol w:w="1417"/>
            </w:tblGrid>
            <w:tr w:rsidR="00D90F80" w:rsidRPr="00DE1634" w14:paraId="5649F67E" w14:textId="77777777" w:rsidTr="00491000">
              <w:trPr>
                <w:trHeight w:val="454"/>
              </w:trPr>
              <w:tc>
                <w:tcPr>
                  <w:tcW w:w="6946" w:type="dxa"/>
                  <w:shd w:val="clear" w:color="auto" w:fill="auto"/>
                  <w:vAlign w:val="center"/>
                </w:tcPr>
                <w:p w14:paraId="0AF8E2C7" w14:textId="77777777" w:rsidR="00D90F80" w:rsidRPr="00DE1634" w:rsidRDefault="00D90F80" w:rsidP="00491000">
                  <w:pPr>
                    <w:rPr>
                      <w:rFonts w:ascii="Arial" w:hAnsi="Arial" w:cs="Arial"/>
                      <w:b/>
                      <w:sz w:val="22"/>
                      <w:szCs w:val="22"/>
                    </w:rPr>
                  </w:pPr>
                  <w:r w:rsidRPr="00DE1634">
                    <w:rPr>
                      <w:rFonts w:ascii="Arial" w:hAnsi="Arial" w:cs="Arial"/>
                      <w:b/>
                      <w:sz w:val="28"/>
                      <w:szCs w:val="28"/>
                    </w:rPr>
                    <w:t>Marking Scheme</w:t>
                  </w:r>
                </w:p>
              </w:tc>
              <w:tc>
                <w:tcPr>
                  <w:tcW w:w="1276" w:type="dxa"/>
                  <w:shd w:val="clear" w:color="auto" w:fill="auto"/>
                  <w:vAlign w:val="center"/>
                </w:tcPr>
                <w:p w14:paraId="0920AB76" w14:textId="77777777" w:rsidR="00D90F80" w:rsidRPr="00DE1634" w:rsidRDefault="00D90F80" w:rsidP="00491000">
                  <w:pPr>
                    <w:jc w:val="center"/>
                    <w:rPr>
                      <w:rFonts w:ascii="Arial" w:hAnsi="Arial" w:cs="Arial"/>
                      <w:b/>
                      <w:sz w:val="22"/>
                      <w:szCs w:val="22"/>
                    </w:rPr>
                  </w:pPr>
                  <w:r w:rsidRPr="00DE1634">
                    <w:rPr>
                      <w:rFonts w:ascii="Arial" w:hAnsi="Arial" w:cs="Arial"/>
                      <w:b/>
                      <w:sz w:val="22"/>
                      <w:szCs w:val="22"/>
                    </w:rPr>
                    <w:t>Marks Available</w:t>
                  </w:r>
                </w:p>
              </w:tc>
              <w:tc>
                <w:tcPr>
                  <w:tcW w:w="1417" w:type="dxa"/>
                  <w:shd w:val="clear" w:color="auto" w:fill="auto"/>
                  <w:vAlign w:val="center"/>
                </w:tcPr>
                <w:p w14:paraId="455E8610" w14:textId="77777777" w:rsidR="00D90F80" w:rsidRPr="00DE1634" w:rsidRDefault="00D90F80" w:rsidP="00491000">
                  <w:pPr>
                    <w:jc w:val="center"/>
                    <w:rPr>
                      <w:rFonts w:ascii="Arial" w:hAnsi="Arial" w:cs="Arial"/>
                      <w:b/>
                      <w:sz w:val="22"/>
                      <w:szCs w:val="22"/>
                    </w:rPr>
                  </w:pPr>
                  <w:r w:rsidRPr="00DE1634">
                    <w:rPr>
                      <w:rFonts w:ascii="Arial" w:hAnsi="Arial" w:cs="Arial"/>
                      <w:b/>
                      <w:sz w:val="22"/>
                      <w:szCs w:val="22"/>
                    </w:rPr>
                    <w:t>Marks Awarded</w:t>
                  </w:r>
                </w:p>
              </w:tc>
            </w:tr>
            <w:tr w:rsidR="00D90F80" w:rsidRPr="00755C88" w14:paraId="0FD3AA74" w14:textId="77777777" w:rsidTr="00491000">
              <w:trPr>
                <w:trHeight w:val="397"/>
              </w:trPr>
              <w:tc>
                <w:tcPr>
                  <w:tcW w:w="6946" w:type="dxa"/>
                  <w:shd w:val="clear" w:color="auto" w:fill="auto"/>
                </w:tcPr>
                <w:p w14:paraId="6E822214" w14:textId="77777777" w:rsidR="00D90F80" w:rsidRPr="00410D56" w:rsidRDefault="00410D56" w:rsidP="00491000">
                  <w:pPr>
                    <w:rPr>
                      <w:rFonts w:ascii="Arial" w:hAnsi="Arial" w:cs="Arial"/>
                      <w:sz w:val="22"/>
                      <w:szCs w:val="22"/>
                    </w:rPr>
                  </w:pPr>
                  <w:r w:rsidRPr="00410D56">
                    <w:rPr>
                      <w:rFonts w:ascii="Arial" w:hAnsi="Arial" w:cs="Arial"/>
                      <w:sz w:val="22"/>
                      <w:szCs w:val="22"/>
                    </w:rPr>
                    <w:t>Petri Net model for the algorithm created in Renew</w:t>
                  </w:r>
                </w:p>
              </w:tc>
              <w:tc>
                <w:tcPr>
                  <w:tcW w:w="1276" w:type="dxa"/>
                  <w:shd w:val="clear" w:color="auto" w:fill="auto"/>
                </w:tcPr>
                <w:p w14:paraId="11623F19" w14:textId="77777777" w:rsidR="00D90F80" w:rsidRPr="00410D56" w:rsidRDefault="00410D56" w:rsidP="00491000">
                  <w:pPr>
                    <w:jc w:val="right"/>
                    <w:rPr>
                      <w:rFonts w:ascii="Arial" w:hAnsi="Arial" w:cs="Arial"/>
                      <w:sz w:val="22"/>
                      <w:szCs w:val="22"/>
                    </w:rPr>
                  </w:pPr>
                  <w:r w:rsidRPr="00410D56">
                    <w:rPr>
                      <w:rFonts w:ascii="Arial" w:hAnsi="Arial" w:cs="Arial"/>
                      <w:sz w:val="22"/>
                      <w:szCs w:val="22"/>
                    </w:rPr>
                    <w:t>30</w:t>
                  </w:r>
                </w:p>
              </w:tc>
              <w:tc>
                <w:tcPr>
                  <w:tcW w:w="1417" w:type="dxa"/>
                  <w:shd w:val="clear" w:color="auto" w:fill="auto"/>
                  <w:vAlign w:val="bottom"/>
                </w:tcPr>
                <w:p w14:paraId="011B4FDE" w14:textId="77777777" w:rsidR="00D90F80" w:rsidRPr="00755C88" w:rsidRDefault="00D90F80" w:rsidP="00491000">
                  <w:pPr>
                    <w:jc w:val="center"/>
                    <w:rPr>
                      <w:rFonts w:ascii="Arial" w:hAnsi="Arial" w:cs="Arial"/>
                      <w:b/>
                      <w:sz w:val="22"/>
                      <w:szCs w:val="22"/>
                    </w:rPr>
                  </w:pPr>
                </w:p>
              </w:tc>
            </w:tr>
            <w:tr w:rsidR="00D90F80" w14:paraId="0D8C5FF0" w14:textId="77777777" w:rsidTr="00491000">
              <w:trPr>
                <w:trHeight w:val="397"/>
              </w:trPr>
              <w:tc>
                <w:tcPr>
                  <w:tcW w:w="6946" w:type="dxa"/>
                  <w:shd w:val="clear" w:color="auto" w:fill="auto"/>
                </w:tcPr>
                <w:p w14:paraId="463EDD76" w14:textId="77777777" w:rsidR="00D90F80" w:rsidRPr="00410D56" w:rsidRDefault="00410D56" w:rsidP="00410D56">
                  <w:pPr>
                    <w:rPr>
                      <w:rFonts w:ascii="Arial" w:hAnsi="Arial" w:cs="Arial"/>
                      <w:sz w:val="22"/>
                      <w:szCs w:val="22"/>
                    </w:rPr>
                  </w:pPr>
                  <w:bookmarkStart w:id="4" w:name="OLE_LINK2"/>
                  <w:bookmarkStart w:id="5" w:name="OLE_LINK3"/>
                  <w:bookmarkStart w:id="6" w:name="OLE_LINK8"/>
                  <w:r w:rsidRPr="00410D56">
                    <w:rPr>
                      <w:rFonts w:ascii="Arial" w:hAnsi="Arial" w:cs="Arial"/>
                      <w:sz w:val="22"/>
                      <w:szCs w:val="22"/>
                    </w:rPr>
                    <w:t>Demonstration and critical evaluation of your Petri net model</w:t>
                  </w:r>
                  <w:bookmarkEnd w:id="4"/>
                  <w:bookmarkEnd w:id="5"/>
                  <w:bookmarkEnd w:id="6"/>
                </w:p>
              </w:tc>
              <w:tc>
                <w:tcPr>
                  <w:tcW w:w="1276" w:type="dxa"/>
                  <w:shd w:val="clear" w:color="auto" w:fill="auto"/>
                </w:tcPr>
                <w:p w14:paraId="74C2DB7B" w14:textId="77777777" w:rsidR="00D90F80" w:rsidRPr="00410D56" w:rsidRDefault="00410D56" w:rsidP="00491000">
                  <w:pPr>
                    <w:jc w:val="right"/>
                    <w:rPr>
                      <w:rFonts w:ascii="Arial" w:hAnsi="Arial" w:cs="Arial"/>
                      <w:sz w:val="22"/>
                      <w:szCs w:val="22"/>
                    </w:rPr>
                  </w:pPr>
                  <w:r w:rsidRPr="00410D56">
                    <w:rPr>
                      <w:rFonts w:ascii="Arial" w:hAnsi="Arial" w:cs="Arial"/>
                      <w:sz w:val="22"/>
                      <w:szCs w:val="22"/>
                    </w:rPr>
                    <w:t>20</w:t>
                  </w:r>
                </w:p>
              </w:tc>
              <w:tc>
                <w:tcPr>
                  <w:tcW w:w="1417" w:type="dxa"/>
                  <w:shd w:val="clear" w:color="auto" w:fill="auto"/>
                  <w:vAlign w:val="bottom"/>
                </w:tcPr>
                <w:p w14:paraId="726AFD82" w14:textId="77777777" w:rsidR="00D90F80" w:rsidRDefault="00D90F80" w:rsidP="00491000">
                  <w:pPr>
                    <w:jc w:val="center"/>
                    <w:rPr>
                      <w:rFonts w:ascii="Arial" w:hAnsi="Arial" w:cs="Arial"/>
                      <w:sz w:val="22"/>
                      <w:szCs w:val="22"/>
                    </w:rPr>
                  </w:pPr>
                </w:p>
              </w:tc>
            </w:tr>
            <w:tr w:rsidR="00D90F80" w14:paraId="36B46491" w14:textId="77777777" w:rsidTr="00491000">
              <w:trPr>
                <w:trHeight w:val="397"/>
              </w:trPr>
              <w:tc>
                <w:tcPr>
                  <w:tcW w:w="6946" w:type="dxa"/>
                  <w:shd w:val="clear" w:color="auto" w:fill="auto"/>
                </w:tcPr>
                <w:p w14:paraId="5D492977" w14:textId="77777777" w:rsidR="00D90F80" w:rsidRPr="00410D56" w:rsidRDefault="00410D56" w:rsidP="00410D56">
                  <w:pPr>
                    <w:rPr>
                      <w:rFonts w:ascii="Arial" w:hAnsi="Arial" w:cs="Arial"/>
                      <w:sz w:val="22"/>
                      <w:szCs w:val="22"/>
                    </w:rPr>
                  </w:pPr>
                  <w:bookmarkStart w:id="7" w:name="OLE_LINK9"/>
                  <w:bookmarkStart w:id="8" w:name="OLE_LINK10"/>
                  <w:r w:rsidRPr="00410D56">
                    <w:rPr>
                      <w:rFonts w:ascii="Arial" w:hAnsi="Arial" w:cs="Arial"/>
                      <w:sz w:val="22"/>
                      <w:szCs w:val="22"/>
                    </w:rPr>
                    <w:t>Correctness and suitability of the C++ implementation of your Petri net model</w:t>
                  </w:r>
                  <w:bookmarkEnd w:id="7"/>
                  <w:bookmarkEnd w:id="8"/>
                </w:p>
              </w:tc>
              <w:tc>
                <w:tcPr>
                  <w:tcW w:w="1276" w:type="dxa"/>
                  <w:shd w:val="clear" w:color="auto" w:fill="auto"/>
                </w:tcPr>
                <w:p w14:paraId="5AC8ABAC" w14:textId="77777777" w:rsidR="00D90F80" w:rsidRPr="00410D56" w:rsidRDefault="00410D56" w:rsidP="00491000">
                  <w:pPr>
                    <w:jc w:val="right"/>
                    <w:rPr>
                      <w:rFonts w:ascii="Arial" w:hAnsi="Arial" w:cs="Arial"/>
                      <w:sz w:val="22"/>
                      <w:szCs w:val="22"/>
                    </w:rPr>
                  </w:pPr>
                  <w:r w:rsidRPr="00410D56">
                    <w:rPr>
                      <w:rFonts w:ascii="Arial" w:hAnsi="Arial" w:cs="Arial"/>
                      <w:sz w:val="22"/>
                      <w:szCs w:val="22"/>
                    </w:rPr>
                    <w:t>20</w:t>
                  </w:r>
                </w:p>
              </w:tc>
              <w:tc>
                <w:tcPr>
                  <w:tcW w:w="1417" w:type="dxa"/>
                  <w:shd w:val="clear" w:color="auto" w:fill="auto"/>
                  <w:vAlign w:val="bottom"/>
                </w:tcPr>
                <w:p w14:paraId="5F6EBF79" w14:textId="77777777" w:rsidR="00D90F80" w:rsidRDefault="00D90F80" w:rsidP="00491000">
                  <w:pPr>
                    <w:jc w:val="center"/>
                    <w:rPr>
                      <w:rFonts w:ascii="Arial" w:hAnsi="Arial" w:cs="Arial"/>
                      <w:sz w:val="22"/>
                      <w:szCs w:val="22"/>
                    </w:rPr>
                  </w:pPr>
                </w:p>
              </w:tc>
            </w:tr>
            <w:tr w:rsidR="00D90F80" w14:paraId="399A8EA8" w14:textId="77777777" w:rsidTr="00491000">
              <w:trPr>
                <w:trHeight w:val="397"/>
              </w:trPr>
              <w:tc>
                <w:tcPr>
                  <w:tcW w:w="6946" w:type="dxa"/>
                  <w:shd w:val="clear" w:color="auto" w:fill="auto"/>
                </w:tcPr>
                <w:p w14:paraId="4182DFD3" w14:textId="77777777" w:rsidR="00D90F80" w:rsidRPr="00410D56" w:rsidRDefault="00410D56" w:rsidP="00410D56">
                  <w:pPr>
                    <w:rPr>
                      <w:rFonts w:ascii="Arial" w:hAnsi="Arial" w:cs="Arial"/>
                      <w:sz w:val="22"/>
                      <w:szCs w:val="22"/>
                    </w:rPr>
                  </w:pPr>
                  <w:bookmarkStart w:id="9" w:name="OLE_LINK11"/>
                  <w:bookmarkStart w:id="10" w:name="OLE_LINK12"/>
                  <w:r w:rsidRPr="00410D56">
                    <w:rPr>
                      <w:rFonts w:ascii="Arial" w:hAnsi="Arial" w:cs="Arial"/>
                      <w:sz w:val="22"/>
                      <w:szCs w:val="22"/>
                    </w:rPr>
                    <w:t>Maintainability of the C++ code</w:t>
                  </w:r>
                  <w:bookmarkEnd w:id="9"/>
                  <w:bookmarkEnd w:id="10"/>
                </w:p>
              </w:tc>
              <w:tc>
                <w:tcPr>
                  <w:tcW w:w="1276" w:type="dxa"/>
                  <w:shd w:val="clear" w:color="auto" w:fill="auto"/>
                </w:tcPr>
                <w:p w14:paraId="54D170A0" w14:textId="77777777" w:rsidR="00D90F80" w:rsidRPr="00410D56" w:rsidRDefault="00D90F80" w:rsidP="00491000">
                  <w:pPr>
                    <w:jc w:val="right"/>
                    <w:rPr>
                      <w:rFonts w:ascii="Arial" w:hAnsi="Arial" w:cs="Arial"/>
                      <w:sz w:val="22"/>
                      <w:szCs w:val="22"/>
                    </w:rPr>
                  </w:pPr>
                  <w:r w:rsidRPr="00410D56">
                    <w:rPr>
                      <w:rFonts w:ascii="Arial" w:hAnsi="Arial" w:cs="Arial"/>
                      <w:sz w:val="22"/>
                      <w:szCs w:val="22"/>
                    </w:rPr>
                    <w:t>10</w:t>
                  </w:r>
                </w:p>
              </w:tc>
              <w:tc>
                <w:tcPr>
                  <w:tcW w:w="1417" w:type="dxa"/>
                  <w:shd w:val="clear" w:color="auto" w:fill="auto"/>
                  <w:vAlign w:val="bottom"/>
                </w:tcPr>
                <w:p w14:paraId="01DA9534" w14:textId="77777777" w:rsidR="00D90F80" w:rsidRDefault="00D90F80" w:rsidP="00491000">
                  <w:pPr>
                    <w:jc w:val="center"/>
                    <w:rPr>
                      <w:rFonts w:ascii="Arial" w:hAnsi="Arial" w:cs="Arial"/>
                      <w:sz w:val="22"/>
                      <w:szCs w:val="22"/>
                    </w:rPr>
                  </w:pPr>
                </w:p>
              </w:tc>
            </w:tr>
            <w:tr w:rsidR="00D90F80" w14:paraId="40C77D75" w14:textId="77777777" w:rsidTr="00491000">
              <w:trPr>
                <w:trHeight w:val="397"/>
              </w:trPr>
              <w:tc>
                <w:tcPr>
                  <w:tcW w:w="6946" w:type="dxa"/>
                  <w:shd w:val="clear" w:color="auto" w:fill="auto"/>
                </w:tcPr>
                <w:p w14:paraId="795FA7A9" w14:textId="77777777" w:rsidR="00D90F80" w:rsidRPr="00410D56" w:rsidRDefault="00410D56" w:rsidP="00410D56">
                  <w:pPr>
                    <w:rPr>
                      <w:rFonts w:ascii="Arial" w:hAnsi="Arial" w:cs="Arial"/>
                      <w:sz w:val="22"/>
                      <w:szCs w:val="22"/>
                    </w:rPr>
                  </w:pPr>
                  <w:bookmarkStart w:id="11" w:name="OLE_LINK13"/>
                  <w:bookmarkStart w:id="12" w:name="OLE_LINK14"/>
                  <w:r w:rsidRPr="00410D56">
                    <w:rPr>
                      <w:rFonts w:ascii="Arial" w:hAnsi="Arial" w:cs="Arial"/>
                      <w:sz w:val="22"/>
                      <w:szCs w:val="22"/>
                    </w:rPr>
                    <w:t>Demonstration and critical evaluation of your C++ code</w:t>
                  </w:r>
                  <w:bookmarkEnd w:id="11"/>
                  <w:bookmarkEnd w:id="12"/>
                </w:p>
              </w:tc>
              <w:tc>
                <w:tcPr>
                  <w:tcW w:w="1276" w:type="dxa"/>
                  <w:shd w:val="clear" w:color="auto" w:fill="auto"/>
                </w:tcPr>
                <w:p w14:paraId="65AFED10" w14:textId="77777777" w:rsidR="00D90F80" w:rsidRPr="00410D56" w:rsidRDefault="00410D56" w:rsidP="00491000">
                  <w:pPr>
                    <w:jc w:val="right"/>
                    <w:rPr>
                      <w:rFonts w:ascii="Arial" w:hAnsi="Arial" w:cs="Arial"/>
                      <w:sz w:val="22"/>
                      <w:szCs w:val="22"/>
                    </w:rPr>
                  </w:pPr>
                  <w:r w:rsidRPr="00410D56">
                    <w:rPr>
                      <w:rFonts w:ascii="Arial" w:hAnsi="Arial" w:cs="Arial"/>
                      <w:sz w:val="22"/>
                      <w:szCs w:val="22"/>
                    </w:rPr>
                    <w:t>20</w:t>
                  </w:r>
                </w:p>
              </w:tc>
              <w:tc>
                <w:tcPr>
                  <w:tcW w:w="1417" w:type="dxa"/>
                  <w:shd w:val="clear" w:color="auto" w:fill="auto"/>
                  <w:vAlign w:val="bottom"/>
                </w:tcPr>
                <w:p w14:paraId="29266398" w14:textId="77777777" w:rsidR="00D90F80" w:rsidRDefault="00D90F80" w:rsidP="00491000">
                  <w:pPr>
                    <w:jc w:val="center"/>
                    <w:rPr>
                      <w:rFonts w:ascii="Arial" w:hAnsi="Arial" w:cs="Arial"/>
                      <w:sz w:val="22"/>
                      <w:szCs w:val="22"/>
                    </w:rPr>
                  </w:pPr>
                </w:p>
              </w:tc>
            </w:tr>
            <w:tr w:rsidR="00D90F80" w14:paraId="11CAD3F4" w14:textId="77777777" w:rsidTr="00491000">
              <w:trPr>
                <w:trHeight w:val="397"/>
              </w:trPr>
              <w:tc>
                <w:tcPr>
                  <w:tcW w:w="6946" w:type="dxa"/>
                  <w:shd w:val="clear" w:color="auto" w:fill="auto"/>
                </w:tcPr>
                <w:p w14:paraId="4024D708" w14:textId="77777777" w:rsidR="00D90F80" w:rsidRPr="00717493" w:rsidRDefault="00D90F80" w:rsidP="00410D56">
                  <w:pPr>
                    <w:rPr>
                      <w:rFonts w:ascii="Arial" w:hAnsi="Arial" w:cs="Arial"/>
                      <w:b/>
                    </w:rPr>
                  </w:pPr>
                  <w:r w:rsidRPr="00717493">
                    <w:rPr>
                      <w:rFonts w:ascii="Arial" w:hAnsi="Arial" w:cs="Arial"/>
                      <w:b/>
                    </w:rPr>
                    <w:t xml:space="preserve">Total </w:t>
                  </w:r>
                </w:p>
              </w:tc>
              <w:tc>
                <w:tcPr>
                  <w:tcW w:w="1276" w:type="dxa"/>
                  <w:shd w:val="clear" w:color="auto" w:fill="auto"/>
                </w:tcPr>
                <w:p w14:paraId="605A2C77" w14:textId="77777777" w:rsidR="00D90F80" w:rsidRPr="00717493" w:rsidRDefault="00D90F80" w:rsidP="00491000">
                  <w:pPr>
                    <w:jc w:val="right"/>
                    <w:rPr>
                      <w:rFonts w:ascii="Arial" w:hAnsi="Arial" w:cs="Arial"/>
                      <w:b/>
                    </w:rPr>
                  </w:pPr>
                  <w:r w:rsidRPr="00717493">
                    <w:rPr>
                      <w:rFonts w:ascii="Arial" w:hAnsi="Arial" w:cs="Arial"/>
                      <w:b/>
                    </w:rPr>
                    <w:t>100</w:t>
                  </w:r>
                </w:p>
              </w:tc>
              <w:tc>
                <w:tcPr>
                  <w:tcW w:w="1417" w:type="dxa"/>
                  <w:shd w:val="clear" w:color="auto" w:fill="auto"/>
                  <w:vAlign w:val="bottom"/>
                </w:tcPr>
                <w:p w14:paraId="7E68B3E8" w14:textId="77777777" w:rsidR="00D90F80" w:rsidRDefault="00D90F80" w:rsidP="00491000">
                  <w:pPr>
                    <w:jc w:val="center"/>
                    <w:rPr>
                      <w:rFonts w:ascii="Arial" w:hAnsi="Arial" w:cs="Arial"/>
                      <w:sz w:val="22"/>
                      <w:szCs w:val="22"/>
                    </w:rPr>
                  </w:pPr>
                </w:p>
              </w:tc>
            </w:tr>
          </w:tbl>
          <w:p w14:paraId="2D31F71B" w14:textId="77777777" w:rsidR="00BE1108" w:rsidRDefault="00BE1108" w:rsidP="009615AC">
            <w:pPr>
              <w:rPr>
                <w:rFonts w:ascii="Arial" w:hAnsi="Arial"/>
                <w:b/>
              </w:rPr>
            </w:pPr>
          </w:p>
          <w:p w14:paraId="08ED7691" w14:textId="77777777" w:rsidR="000978DA" w:rsidRDefault="000978DA" w:rsidP="009615AC">
            <w:pPr>
              <w:rPr>
                <w:rFonts w:ascii="Arial" w:hAnsi="Arial"/>
                <w:b/>
              </w:rPr>
            </w:pPr>
          </w:p>
          <w:p w14:paraId="3BFCBA40" w14:textId="77777777" w:rsidR="000978DA" w:rsidRDefault="000978DA" w:rsidP="009615AC">
            <w:pPr>
              <w:rPr>
                <w:rFonts w:ascii="Arial" w:hAnsi="Arial"/>
                <w:b/>
              </w:rPr>
            </w:pPr>
          </w:p>
          <w:p w14:paraId="69820FE6" w14:textId="77777777" w:rsidR="000978DA" w:rsidRDefault="000978DA" w:rsidP="009615AC">
            <w:pPr>
              <w:rPr>
                <w:rFonts w:ascii="Arial" w:hAnsi="Arial"/>
                <w:b/>
              </w:rPr>
            </w:pPr>
          </w:p>
          <w:p w14:paraId="3DA8E4EA" w14:textId="77777777" w:rsidR="000978DA" w:rsidRDefault="000978DA" w:rsidP="009615AC">
            <w:pPr>
              <w:rPr>
                <w:rFonts w:ascii="Arial" w:hAnsi="Arial"/>
                <w:b/>
              </w:rPr>
            </w:pPr>
          </w:p>
          <w:p w14:paraId="1362B03D" w14:textId="77777777" w:rsidR="000978DA" w:rsidRDefault="000978DA" w:rsidP="009615AC">
            <w:pPr>
              <w:rPr>
                <w:rFonts w:ascii="Arial" w:hAnsi="Arial"/>
                <w:b/>
              </w:rPr>
            </w:pPr>
          </w:p>
          <w:p w14:paraId="4C0FD5B9" w14:textId="77777777" w:rsidR="000978DA" w:rsidRDefault="000978DA" w:rsidP="009615AC">
            <w:pPr>
              <w:rPr>
                <w:rFonts w:ascii="Arial" w:hAnsi="Arial"/>
                <w:b/>
              </w:rPr>
            </w:pPr>
          </w:p>
          <w:p w14:paraId="1686F194" w14:textId="77777777" w:rsidR="000978DA" w:rsidRDefault="000978DA" w:rsidP="009615AC">
            <w:pPr>
              <w:rPr>
                <w:rFonts w:ascii="Arial" w:hAnsi="Arial"/>
                <w:b/>
              </w:rPr>
            </w:pPr>
          </w:p>
          <w:p w14:paraId="51EE664C" w14:textId="77777777" w:rsidR="000978DA" w:rsidRDefault="000978DA" w:rsidP="009615AC">
            <w:pPr>
              <w:rPr>
                <w:rFonts w:ascii="Arial" w:hAnsi="Arial"/>
                <w:b/>
              </w:rPr>
            </w:pPr>
          </w:p>
          <w:p w14:paraId="41D75FE7" w14:textId="77777777" w:rsidR="000978DA" w:rsidRDefault="000978DA" w:rsidP="009615AC">
            <w:pPr>
              <w:rPr>
                <w:rFonts w:ascii="Arial" w:hAnsi="Arial"/>
                <w:b/>
              </w:rPr>
            </w:pPr>
          </w:p>
          <w:p w14:paraId="7E870924" w14:textId="77777777" w:rsidR="000978DA" w:rsidRDefault="000978DA" w:rsidP="009615AC">
            <w:pPr>
              <w:rPr>
                <w:rFonts w:ascii="Arial" w:hAnsi="Arial"/>
                <w:b/>
              </w:rPr>
            </w:pPr>
          </w:p>
          <w:p w14:paraId="1D769D52" w14:textId="77777777" w:rsidR="000978DA" w:rsidRDefault="000978DA" w:rsidP="009615AC">
            <w:pPr>
              <w:rPr>
                <w:rFonts w:ascii="Arial" w:hAnsi="Arial"/>
                <w:b/>
              </w:rPr>
            </w:pPr>
          </w:p>
          <w:p w14:paraId="6A7E1459" w14:textId="77777777" w:rsidR="000978DA" w:rsidRDefault="000978DA" w:rsidP="009615AC">
            <w:pPr>
              <w:rPr>
                <w:rFonts w:ascii="Arial" w:hAnsi="Arial"/>
                <w:b/>
              </w:rPr>
            </w:pPr>
          </w:p>
          <w:p w14:paraId="01DF9811" w14:textId="77777777" w:rsidR="000978DA" w:rsidRDefault="000978DA" w:rsidP="009615AC">
            <w:pPr>
              <w:rPr>
                <w:rFonts w:ascii="Arial" w:hAnsi="Arial"/>
                <w:b/>
              </w:rPr>
            </w:pPr>
          </w:p>
          <w:tbl>
            <w:tblPr>
              <w:tblW w:w="9653"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ook w:val="00A0" w:firstRow="1" w:lastRow="0" w:firstColumn="1" w:lastColumn="0" w:noHBand="0" w:noVBand="0"/>
            </w:tblPr>
            <w:tblGrid>
              <w:gridCol w:w="7"/>
              <w:gridCol w:w="1791"/>
              <w:gridCol w:w="1305"/>
              <w:gridCol w:w="1310"/>
              <w:gridCol w:w="1310"/>
              <w:gridCol w:w="1310"/>
              <w:gridCol w:w="1310"/>
              <w:gridCol w:w="1303"/>
              <w:gridCol w:w="7"/>
            </w:tblGrid>
            <w:tr w:rsidR="00F10405" w14:paraId="19FF7BF0" w14:textId="77777777" w:rsidTr="00297776">
              <w:trPr>
                <w:gridBefore w:val="1"/>
                <w:gridAfter w:val="1"/>
                <w:wBefore w:w="7" w:type="dxa"/>
                <w:wAfter w:w="7" w:type="dxa"/>
                <w:trHeight w:val="454"/>
              </w:trPr>
              <w:tc>
                <w:tcPr>
                  <w:tcW w:w="9639" w:type="dxa"/>
                  <w:gridSpan w:val="7"/>
                  <w:shd w:val="clear" w:color="auto" w:fill="auto"/>
                  <w:vAlign w:val="center"/>
                </w:tcPr>
                <w:p w14:paraId="70E19AE0" w14:textId="77777777" w:rsidR="00F10405" w:rsidRPr="0091320A" w:rsidRDefault="00F10405" w:rsidP="00491000">
                  <w:pPr>
                    <w:rPr>
                      <w:rFonts w:ascii="Arial" w:hAnsi="Arial" w:cs="Arial"/>
                      <w:b/>
                      <w:sz w:val="28"/>
                    </w:rPr>
                  </w:pPr>
                  <w:r w:rsidRPr="00B20E40">
                    <w:rPr>
                      <w:rFonts w:ascii="Arial" w:hAnsi="Arial" w:cs="Arial"/>
                      <w:b/>
                      <w:sz w:val="28"/>
                      <w:szCs w:val="28"/>
                    </w:rPr>
                    <w:lastRenderedPageBreak/>
                    <w:t>Assessment Criteria</w:t>
                  </w:r>
                </w:p>
              </w:tc>
            </w:tr>
            <w:tr w:rsidR="00BE1E7E" w:rsidRPr="00BE1E7E" w14:paraId="5CC9F073"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540"/>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239CBCA" w14:textId="77777777" w:rsidR="00BE1E7E" w:rsidRPr="00BE1E7E" w:rsidRDefault="00BE1E7E" w:rsidP="00BE1E7E">
                  <w:pPr>
                    <w:rPr>
                      <w:rFonts w:ascii="Helvetica" w:hAnsi="Helvetica"/>
                      <w:sz w:val="18"/>
                      <w:szCs w:val="18"/>
                    </w:rPr>
                  </w:pPr>
                </w:p>
              </w:tc>
              <w:tc>
                <w:tcPr>
                  <w:tcW w:w="130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4BDCCC" w14:textId="77777777" w:rsidR="00BE1E7E" w:rsidRPr="00BE1E7E" w:rsidRDefault="00BE1E7E" w:rsidP="00BE1E7E">
                  <w:r w:rsidRPr="00BE1E7E">
                    <w:rPr>
                      <w:rFonts w:ascii="Helvetica" w:hAnsi="Helvetica"/>
                      <w:b/>
                      <w:bCs/>
                      <w:color w:val="000000"/>
                      <w:sz w:val="15"/>
                      <w:szCs w:val="15"/>
                    </w:rPr>
                    <w:t>Fail (0-29)</w:t>
                  </w:r>
                </w:p>
              </w:tc>
              <w:tc>
                <w:tcPr>
                  <w:tcW w:w="13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F6264D5" w14:textId="77777777" w:rsidR="00BE1E7E" w:rsidRPr="00BE1E7E" w:rsidRDefault="00BE1E7E" w:rsidP="00BE1E7E">
                  <w:r w:rsidRPr="00BE1E7E">
                    <w:rPr>
                      <w:rFonts w:ascii="Helvetica" w:hAnsi="Helvetica"/>
                      <w:b/>
                      <w:bCs/>
                      <w:color w:val="000000"/>
                      <w:sz w:val="15"/>
                      <w:szCs w:val="15"/>
                    </w:rPr>
                    <w:t>Narrow Fail (30-39)</w:t>
                  </w:r>
                </w:p>
              </w:tc>
              <w:tc>
                <w:tcPr>
                  <w:tcW w:w="13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CC340C8" w14:textId="77777777" w:rsidR="00BE1E7E" w:rsidRPr="00BE1E7E" w:rsidRDefault="00BE1E7E" w:rsidP="00BE1E7E">
                  <w:r w:rsidRPr="00BE1E7E">
                    <w:rPr>
                      <w:rFonts w:ascii="Helvetica" w:hAnsi="Helvetica"/>
                      <w:b/>
                      <w:bCs/>
                      <w:color w:val="000000"/>
                      <w:sz w:val="15"/>
                      <w:szCs w:val="15"/>
                    </w:rPr>
                    <w:t>3rd Class/Pass (40-49)</w:t>
                  </w:r>
                </w:p>
              </w:tc>
              <w:tc>
                <w:tcPr>
                  <w:tcW w:w="13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99906CE" w14:textId="77777777" w:rsidR="00BE1E7E" w:rsidRPr="00BE1E7E" w:rsidRDefault="00BE1E7E" w:rsidP="00BE1E7E">
                  <w:r w:rsidRPr="00BE1E7E">
                    <w:rPr>
                      <w:rFonts w:ascii="Helvetica" w:hAnsi="Helvetica"/>
                      <w:b/>
                      <w:bCs/>
                      <w:color w:val="000000"/>
                      <w:sz w:val="15"/>
                      <w:szCs w:val="15"/>
                    </w:rPr>
                    <w:t>Lower 2nd Class / Pass (50-59)</w:t>
                  </w:r>
                </w:p>
              </w:tc>
              <w:tc>
                <w:tcPr>
                  <w:tcW w:w="13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EA6F7FB" w14:textId="77777777" w:rsidR="00BE1E7E" w:rsidRPr="00BE1E7E" w:rsidRDefault="00BE1E7E" w:rsidP="00BE1E7E">
                  <w:r w:rsidRPr="00BE1E7E">
                    <w:rPr>
                      <w:rFonts w:ascii="Helvetica" w:hAnsi="Helvetica"/>
                      <w:b/>
                      <w:bCs/>
                      <w:color w:val="000000"/>
                      <w:sz w:val="15"/>
                      <w:szCs w:val="15"/>
                    </w:rPr>
                    <w:t>Upper 2nd Class / Merit (60-69)</w:t>
                  </w:r>
                </w:p>
              </w:tc>
              <w:tc>
                <w:tcPr>
                  <w:tcW w:w="1310" w:type="dxa"/>
                  <w:gridSpan w:val="2"/>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46844EA5" w14:textId="77777777" w:rsidR="00BE1E7E" w:rsidRPr="00BE1E7E" w:rsidRDefault="00BE1E7E" w:rsidP="00BE1E7E">
                  <w:r w:rsidRPr="00BE1E7E">
                    <w:rPr>
                      <w:rFonts w:ascii="Helvetica" w:hAnsi="Helvetica"/>
                      <w:b/>
                      <w:bCs/>
                      <w:color w:val="000000"/>
                      <w:sz w:val="15"/>
                      <w:szCs w:val="15"/>
                    </w:rPr>
                    <w:t>1st Class / Distinction (70 -100)</w:t>
                  </w:r>
                </w:p>
              </w:tc>
            </w:tr>
            <w:tr w:rsidR="00BE1E7E" w:rsidRPr="00BE1E7E" w14:paraId="3A836DA5"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2205"/>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A1A43D1" w14:textId="77777777" w:rsidR="00BE1E7E" w:rsidRPr="00BE1E7E" w:rsidRDefault="00BE1E7E" w:rsidP="00BE1E7E">
                  <w:r w:rsidRPr="00BE1E7E">
                    <w:rPr>
                      <w:rFonts w:ascii="Arial" w:hAnsi="Arial" w:cs="Arial"/>
                      <w:color w:val="000000"/>
                      <w:sz w:val="17"/>
                      <w:szCs w:val="17"/>
                    </w:rPr>
                    <w:t>Petri Net model for the algorithm created in Renew (30)</w:t>
                  </w:r>
                </w:p>
              </w:tc>
              <w:tc>
                <w:tcPr>
                  <w:tcW w:w="1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A8932C" w14:textId="7BB242E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does not capture/solve the problem.</w:t>
                  </w:r>
                </w:p>
                <w:p w14:paraId="1A22EE8E" w14:textId="00BECE7A"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does not run in Renew.</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682E5" w14:textId="3303D758"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captures/solves the problem only partially.</w:t>
                  </w:r>
                </w:p>
                <w:p w14:paraId="657865B4" w14:textId="3569073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runs in Renew, but shows significant flaws.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2946A" w14:textId="1946897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captures/solves the problem in a very basic form and with some flaws.</w:t>
                  </w:r>
                </w:p>
                <w:p w14:paraId="4D64812C" w14:textId="42141FC6"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runs in Renew.</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BC4695" w14:textId="1913D9B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captures/solves the problem making but does not facilitate nested PNs to their full potential.</w:t>
                  </w:r>
                </w:p>
                <w:p w14:paraId="08EC948E" w14:textId="2993A20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runs in Renew with good attempts at visualising important aspects.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BB791" w14:textId="1FBB1BD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captures/solves the problem making good use of nested PNs.</w:t>
                  </w:r>
                </w:p>
                <w:p w14:paraId="178E276B" w14:textId="6827DD4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runs in Renew with good visualisation of important aspects.</w:t>
                  </w:r>
                </w:p>
              </w:tc>
              <w:tc>
                <w:tcPr>
                  <w:tcW w:w="131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B0385" w14:textId="5C609BEC"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model captures/solves the problem making excellent use of nested PNs.</w:t>
                  </w:r>
                </w:p>
                <w:p w14:paraId="4712E261" w14:textId="014A903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PN net runs in Renew with excellent visualisation of important aspects..</w:t>
                  </w:r>
                </w:p>
              </w:tc>
            </w:tr>
            <w:tr w:rsidR="00BE1E7E" w:rsidRPr="00BE1E7E" w14:paraId="28F740A1"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3165"/>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F121494" w14:textId="77777777" w:rsidR="00BE1E7E" w:rsidRPr="00BE1E7E" w:rsidRDefault="00BE1E7E" w:rsidP="00BE1E7E">
                  <w:r w:rsidRPr="00BE1E7E">
                    <w:rPr>
                      <w:rFonts w:ascii="Arial" w:hAnsi="Arial" w:cs="Arial"/>
                      <w:color w:val="000000"/>
                      <w:sz w:val="17"/>
                      <w:szCs w:val="17"/>
                    </w:rPr>
                    <w:t>Demonstration and critical evaluation of your Petri net model (20)</w:t>
                  </w:r>
                </w:p>
              </w:tc>
              <w:tc>
                <w:tcPr>
                  <w:tcW w:w="1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C5019" w14:textId="248C566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No properties of the net are discussed.</w:t>
                  </w:r>
                </w:p>
                <w:p w14:paraId="1489C339" w14:textId="36DB1930"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is completely ad hoc.</w:t>
                  </w:r>
                </w:p>
                <w:p w14:paraId="04132A04" w14:textId="0E622A2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Workings of the PN are not explained in sufficient detail.</w:t>
                  </w:r>
                </w:p>
                <w:p w14:paraId="6E3F99CA" w14:textId="66F7147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No evidence of testing.</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BDF62" w14:textId="2FDA242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Some properties of the net are discussed but with significant flaws.</w:t>
                  </w:r>
                </w:p>
                <w:p w14:paraId="11B575F7" w14:textId="5EAABC98"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is somewhat ad hoc.</w:t>
                  </w:r>
                </w:p>
                <w:p w14:paraId="797B4384" w14:textId="571202C9"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Explanation of workings of the PN attempted but sometimes incorrect.</w:t>
                  </w:r>
                </w:p>
                <w:p w14:paraId="08DA2767" w14:textId="6901C49D"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Too little evidence of testing.</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6450E" w14:textId="03E0B4F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Most properties of the net are discussed but with some flaws.</w:t>
                  </w:r>
                </w:p>
                <w:p w14:paraId="3B33EB20" w14:textId="5E8A6FB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is mostly well designed.</w:t>
                  </w:r>
                </w:p>
                <w:p w14:paraId="51CFF793" w14:textId="7FEBD9F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Explanation of workings of the PN attempted and mostly correct.</w:t>
                  </w:r>
                </w:p>
                <w:p w14:paraId="3259B126" w14:textId="16153AC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Some evidence of testing.</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DC41D" w14:textId="477C0B81"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Most properties of the net are correctly discussed.</w:t>
                  </w:r>
                </w:p>
                <w:p w14:paraId="7D89670C" w14:textId="7CD2245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is mostly well designed, but basic.</w:t>
                  </w:r>
                </w:p>
                <w:p w14:paraId="1B432163" w14:textId="24C8D43B"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Explanation of workings of the PN attempted and correct, but may omit some detail.</w:t>
                  </w:r>
                </w:p>
                <w:p w14:paraId="79648756" w14:textId="47829EF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Intermediate level of testing.</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A8ED2C" w14:textId="791876A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All important properties of the net are correctly discussed.</w:t>
                  </w:r>
                </w:p>
                <w:p w14:paraId="0B9F7F70" w14:textId="3A8C4B6B"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is well designed.</w:t>
                  </w:r>
                </w:p>
                <w:p w14:paraId="00E8A5FC" w14:textId="3336199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Explanation of workings of the PN are correct and complete.</w:t>
                  </w:r>
                </w:p>
                <w:p w14:paraId="78347428" w14:textId="3D81A2C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Good level of testing.</w:t>
                  </w:r>
                </w:p>
              </w:tc>
              <w:tc>
                <w:tcPr>
                  <w:tcW w:w="131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92AE8" w14:textId="314DB69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All important and some less important properties of the net are correctly discussed.</w:t>
                  </w:r>
                </w:p>
                <w:p w14:paraId="6ACFB569" w14:textId="0D623E4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PN model shows excellent design throughout.</w:t>
                  </w:r>
                </w:p>
                <w:p w14:paraId="3D6F60A6" w14:textId="0CFB3270"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Explanation of workings of the PN are correct, complete, and concise.</w:t>
                  </w:r>
                </w:p>
                <w:p w14:paraId="74DBA288" w14:textId="1BCA989B"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Excellent level of testing</w:t>
                  </w:r>
                </w:p>
              </w:tc>
            </w:tr>
            <w:tr w:rsidR="00BE1E7E" w:rsidRPr="00BE1E7E" w14:paraId="3762C9E1"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2040"/>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07738D4" w14:textId="77777777" w:rsidR="00BE1E7E" w:rsidRPr="00BE1E7E" w:rsidRDefault="00BE1E7E" w:rsidP="00BE1E7E">
                  <w:r w:rsidRPr="00BE1E7E">
                    <w:rPr>
                      <w:rFonts w:ascii="Arial" w:hAnsi="Arial" w:cs="Arial"/>
                      <w:color w:val="000000"/>
                      <w:sz w:val="17"/>
                      <w:szCs w:val="17"/>
                    </w:rPr>
                    <w:t>Correctness and suitability of the C++ implementation of your Petri net model (20)</w:t>
                  </w:r>
                </w:p>
              </w:tc>
              <w:tc>
                <w:tcPr>
                  <w:tcW w:w="1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BFCC6" w14:textId="3A121F28"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is not an adequate representation of the PN.</w:t>
                  </w:r>
                </w:p>
                <w:p w14:paraId="74AD1703" w14:textId="1A5F1CD6"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solve the problem.</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8BB30" w14:textId="4DE1F8E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attempts representation of the PN but has significant flaws.</w:t>
                  </w:r>
                </w:p>
                <w:p w14:paraId="7A11E5E5" w14:textId="7117D5B1"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has serious deficiencies in providing a solution to the problem.</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D6AA5" w14:textId="3A6DE49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attempts representation of the PN but has minor flaws.</w:t>
                  </w:r>
                </w:p>
                <w:p w14:paraId="66E0F782" w14:textId="24E6F69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has some deficiencies in providing a solution to the problem.</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41F93" w14:textId="4B8E6C6C"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attempts representation of the PN.</w:t>
                  </w:r>
                </w:p>
                <w:p w14:paraId="6ABC3313" w14:textId="31E2513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has at most minor deficiencies in providing a solution to the problem.</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05697" w14:textId="5252669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is a good representation of the PN.</w:t>
                  </w:r>
                </w:p>
                <w:p w14:paraId="1506ADE8" w14:textId="3E37D214"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solves the problem.</w:t>
                  </w:r>
                </w:p>
              </w:tc>
              <w:tc>
                <w:tcPr>
                  <w:tcW w:w="131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4A68F6" w14:textId="7E832DD1"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is an excellent representation of the PN.</w:t>
                  </w:r>
                </w:p>
                <w:p w14:paraId="0DA96A61" w14:textId="0981A1F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solves the problem in an excellent way.</w:t>
                  </w:r>
                </w:p>
              </w:tc>
            </w:tr>
            <w:tr w:rsidR="00BE1E7E" w:rsidRPr="00BE1E7E" w14:paraId="72D8EE72"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3165"/>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3E790E2" w14:textId="77777777" w:rsidR="00BE1E7E" w:rsidRPr="00BE1E7E" w:rsidRDefault="00BE1E7E" w:rsidP="00BE1E7E">
                  <w:r w:rsidRPr="00BE1E7E">
                    <w:rPr>
                      <w:rFonts w:ascii="Arial" w:hAnsi="Arial" w:cs="Arial"/>
                      <w:color w:val="000000"/>
                      <w:sz w:val="17"/>
                      <w:szCs w:val="17"/>
                    </w:rPr>
                    <w:t>Maintainability of the C++ code (10)</w:t>
                  </w:r>
                </w:p>
              </w:tc>
              <w:tc>
                <w:tcPr>
                  <w:tcW w:w="1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E0744" w14:textId="4D30328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comply with the framework from the lectures.</w:t>
                  </w:r>
                </w:p>
                <w:p w14:paraId="40599B63" w14:textId="4D0EAFF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follow OOP guidelines.</w:t>
                  </w:r>
                </w:p>
                <w:p w14:paraId="48AAFD15" w14:textId="47828C66"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follow naming conventions.</w:t>
                  </w:r>
                </w:p>
                <w:p w14:paraId="62BBD97B" w14:textId="7650F8D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No comments.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32F21" w14:textId="1B66935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comply with the framework from the lectures in some parts.</w:t>
                  </w:r>
                </w:p>
                <w:p w14:paraId="3883F0F6" w14:textId="492F3E9B"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always follow OOP guidelines.</w:t>
                  </w:r>
                </w:p>
                <w:p w14:paraId="38BFDD64" w14:textId="34819D85"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does not always follow naming conventions.</w:t>
                  </w:r>
                </w:p>
                <w:p w14:paraId="339D1EDE" w14:textId="6B84CFA8"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Insufficient comments.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606D0" w14:textId="611F3FCA"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mostly complies with the framework from the lectures.</w:t>
                  </w:r>
                </w:p>
                <w:p w14:paraId="3B301D13" w14:textId="06DF079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mostly follows OOP guidelines.</w:t>
                  </w:r>
                </w:p>
                <w:p w14:paraId="3FD82EA1" w14:textId="35340D1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mostly follows naming conventions.</w:t>
                  </w:r>
                </w:p>
                <w:p w14:paraId="6381B053" w14:textId="28E628C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Mostly adequate comments.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65831" w14:textId="20B65D51"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complies with the framework from the lectures.</w:t>
                  </w:r>
                </w:p>
                <w:p w14:paraId="688202D3" w14:textId="0F26A0C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OOP guidelines.</w:t>
                  </w:r>
                </w:p>
                <w:p w14:paraId="5EB34D3E" w14:textId="57F3B109"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naming conventions.</w:t>
                  </w:r>
                </w:p>
                <w:p w14:paraId="1FA71ABE" w14:textId="3ADB9AE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Adequate comments.</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9AEFB" w14:textId="15D3958C"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complies with the framework from the lectures in all parts.</w:t>
                  </w:r>
                </w:p>
                <w:p w14:paraId="367AC9B9" w14:textId="711CE3B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OOP guidelines to a good degree.</w:t>
                  </w:r>
                </w:p>
                <w:p w14:paraId="1F997F52" w14:textId="7C58C4BC"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naming conventions to a good degree.</w:t>
                  </w:r>
                </w:p>
                <w:p w14:paraId="5EB640B5" w14:textId="748057CE"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Good commenting.</w:t>
                  </w:r>
                </w:p>
              </w:tc>
              <w:tc>
                <w:tcPr>
                  <w:tcW w:w="131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D4A61" w14:textId="7AB56F3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complies with the framework from the lectures in an excellent way.</w:t>
                  </w:r>
                </w:p>
                <w:p w14:paraId="147B30ED" w14:textId="1D79B601"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OOP guidelines excellently.</w:t>
                  </w:r>
                </w:p>
                <w:p w14:paraId="5510A4BA" w14:textId="6148106A"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C++ code follows naming conventions to an excellent degree.</w:t>
                  </w:r>
                </w:p>
                <w:p w14:paraId="7A8C48FC" w14:textId="24AA9A5C"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Excellent commenting.</w:t>
                  </w:r>
                </w:p>
              </w:tc>
            </w:tr>
            <w:tr w:rsidR="00BE1E7E" w:rsidRPr="00BE1E7E" w14:paraId="7415ECEB" w14:textId="77777777" w:rsidTr="002977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1860"/>
              </w:trPr>
              <w:tc>
                <w:tcPr>
                  <w:tcW w:w="1798" w:type="dxa"/>
                  <w:gridSpan w:val="2"/>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74071D8" w14:textId="77777777" w:rsidR="00BE1E7E" w:rsidRPr="00BE1E7E" w:rsidRDefault="00BE1E7E" w:rsidP="00BE1E7E">
                  <w:r w:rsidRPr="00BE1E7E">
                    <w:rPr>
                      <w:rFonts w:ascii="Arial" w:hAnsi="Arial" w:cs="Arial"/>
                      <w:color w:val="000000"/>
                      <w:sz w:val="17"/>
                      <w:szCs w:val="17"/>
                    </w:rPr>
                    <w:t>Demonstration and critical evaluation of your C++ code (20)</w:t>
                  </w:r>
                </w:p>
              </w:tc>
              <w:tc>
                <w:tcPr>
                  <w:tcW w:w="1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C2AA2" w14:textId="3FF08BD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does not run or crashes.</w:t>
                  </w:r>
                </w:p>
                <w:p w14:paraId="40DC6769" w14:textId="0A30CD4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not explained in sufficient detail in either the report or the code demo.</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809D3" w14:textId="0D411742"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does not run correctly or crashes sometimes.</w:t>
                  </w:r>
                </w:p>
                <w:p w14:paraId="321DC5F6" w14:textId="1526045D"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not well explained in the report or the code demo.</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402DD5" w14:textId="6E821EE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runs but might crash sometimes.</w:t>
                  </w:r>
                </w:p>
                <w:p w14:paraId="282B1873" w14:textId="10E869D3"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explained with a basic level of detail in the report or the code demo.</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5C5FA" w14:textId="3F307854"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runs correctly.</w:t>
                  </w:r>
                </w:p>
                <w:p w14:paraId="2D98C543" w14:textId="4184FC97"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explained with a basic level of detail in the report and the code demo.</w:t>
                  </w:r>
                </w:p>
              </w:tc>
              <w:tc>
                <w:tcPr>
                  <w:tcW w:w="1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47314" w14:textId="25DB1109"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runs correctly and with good UI.</w:t>
                  </w:r>
                </w:p>
                <w:p w14:paraId="694FBB00" w14:textId="60295A7D"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explained with a good level of detail in the report and the code demo.</w:t>
                  </w:r>
                </w:p>
              </w:tc>
              <w:tc>
                <w:tcPr>
                  <w:tcW w:w="131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C5EF0E" w14:textId="2D814D8B"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Program runs correctly and with excellent UI.</w:t>
                  </w:r>
                </w:p>
                <w:p w14:paraId="6E70AFD2" w14:textId="5488A90F" w:rsidR="00BE1E7E" w:rsidRPr="00BE1E7E" w:rsidRDefault="00BE1E7E" w:rsidP="00BE1E7E">
                  <w:r w:rsidRPr="00BE1E7E">
                    <w:rPr>
                      <w:rFonts w:ascii="Apple Color Emoji" w:hAnsi="Apple Color Emoji"/>
                      <w:color w:val="000000"/>
                      <w:sz w:val="18"/>
                      <w:szCs w:val="18"/>
                    </w:rPr>
                    <w:t>▫</w:t>
                  </w:r>
                  <w:r w:rsidRPr="00BE1E7E">
                    <w:rPr>
                      <w:rFonts w:ascii="Helvetica" w:hAnsi="Helvetica"/>
                      <w:color w:val="000000"/>
                      <w:sz w:val="15"/>
                      <w:szCs w:val="15"/>
                    </w:rPr>
                    <w:t>The implementation is explained with an excellent level of detail in the report and the code demo.</w:t>
                  </w:r>
                </w:p>
              </w:tc>
            </w:tr>
          </w:tbl>
          <w:p w14:paraId="496F021E" w14:textId="77777777" w:rsidR="00F10405" w:rsidRPr="000D3587" w:rsidRDefault="00F10405" w:rsidP="009615AC">
            <w:pPr>
              <w:rPr>
                <w:rFonts w:ascii="Arial" w:hAnsi="Arial"/>
                <w:b/>
              </w:rPr>
            </w:pPr>
          </w:p>
        </w:tc>
      </w:tr>
    </w:tbl>
    <w:p w14:paraId="1E6ACB5C" w14:textId="77777777" w:rsidR="00BF1E7A" w:rsidRDefault="00BF1E7A" w:rsidP="00BF1E7A">
      <w:pPr>
        <w:rPr>
          <w:rFonts w:ascii="Arial" w:hAnsi="Arial"/>
        </w:rPr>
      </w:pPr>
    </w:p>
    <w:p w14:paraId="02084FC2" w14:textId="77777777" w:rsidR="005D3ED8" w:rsidRPr="000D3587" w:rsidRDefault="005D3ED8" w:rsidP="00BF1E7A">
      <w:pPr>
        <w:rPr>
          <w:rFonts w:ascii="Arial" w:hAnsi="Arial"/>
        </w:rPr>
      </w:pPr>
    </w:p>
    <w:p w14:paraId="13E875F5" w14:textId="77777777" w:rsidR="00BF1E7A" w:rsidRPr="000D3587" w:rsidRDefault="00BF1E7A" w:rsidP="00BF1E7A">
      <w:pPr>
        <w:jc w:val="center"/>
        <w:rPr>
          <w:rFonts w:ascii="Arial" w:hAnsi="Arial"/>
          <w:b/>
        </w:rPr>
      </w:pPr>
    </w:p>
    <w:tbl>
      <w:tblPr>
        <w:tblStyle w:val="TableGrid"/>
        <w:tblW w:w="8897" w:type="dxa"/>
        <w:tblLook w:val="04A0" w:firstRow="1" w:lastRow="0" w:firstColumn="1" w:lastColumn="0" w:noHBand="0" w:noVBand="1"/>
      </w:tblPr>
      <w:tblGrid>
        <w:gridCol w:w="2251"/>
        <w:gridCol w:w="4449"/>
        <w:gridCol w:w="2197"/>
      </w:tblGrid>
      <w:tr w:rsidR="00913E40" w:rsidRPr="000D3587" w14:paraId="062D3636" w14:textId="77777777" w:rsidTr="00491000">
        <w:tc>
          <w:tcPr>
            <w:tcW w:w="8897" w:type="dxa"/>
            <w:gridSpan w:val="3"/>
          </w:tcPr>
          <w:p w14:paraId="5801FF7D" w14:textId="77777777" w:rsidR="00913E40" w:rsidRPr="000D3587" w:rsidRDefault="00BF1E7A" w:rsidP="00491000">
            <w:pPr>
              <w:rPr>
                <w:rFonts w:ascii="Arial" w:hAnsi="Arial"/>
              </w:rPr>
            </w:pPr>
            <w:r>
              <w:rPr>
                <w:rFonts w:ascii="Arial" w:hAnsi="Arial"/>
              </w:rPr>
              <w:lastRenderedPageBreak/>
              <w:br w:type="page"/>
            </w:r>
            <w:r w:rsidR="00913E40" w:rsidRPr="000D3587">
              <w:rPr>
                <w:rFonts w:ascii="Arial" w:hAnsi="Arial"/>
                <w:b/>
              </w:rPr>
              <w:t>Feedback/feed-forward</w:t>
            </w:r>
            <w:r w:rsidR="00913E40">
              <w:rPr>
                <w:rFonts w:ascii="Arial" w:hAnsi="Arial"/>
                <w:b/>
              </w:rPr>
              <w:t xml:space="preserve"> </w:t>
            </w:r>
            <w:r w:rsidR="00913E40">
              <w:rPr>
                <w:rFonts w:ascii="Arial" w:hAnsi="Arial"/>
              </w:rPr>
              <w:t>(linked to assessment criteria):</w:t>
            </w:r>
          </w:p>
          <w:p w14:paraId="5FB333D4" w14:textId="77777777" w:rsidR="00913E40" w:rsidRPr="000D3587" w:rsidRDefault="00913E40" w:rsidP="00491000">
            <w:pPr>
              <w:pStyle w:val="ListParagraph"/>
              <w:numPr>
                <w:ilvl w:val="0"/>
                <w:numId w:val="1"/>
              </w:numPr>
              <w:rPr>
                <w:rFonts w:ascii="Arial" w:hAnsi="Arial"/>
              </w:rPr>
            </w:pPr>
            <w:r w:rsidRPr="000D3587">
              <w:rPr>
                <w:rFonts w:ascii="Arial" w:hAnsi="Arial"/>
              </w:rPr>
              <w:t>Areas where you have done well:</w:t>
            </w:r>
          </w:p>
          <w:p w14:paraId="78D8288D" w14:textId="77777777" w:rsidR="00913E40" w:rsidRPr="000D3587" w:rsidRDefault="00913E40" w:rsidP="00491000">
            <w:pPr>
              <w:rPr>
                <w:rFonts w:ascii="Arial" w:hAnsi="Arial"/>
              </w:rPr>
            </w:pPr>
          </w:p>
          <w:p w14:paraId="17988F94" w14:textId="77777777" w:rsidR="00913E40" w:rsidRPr="000D3587" w:rsidRDefault="00913E40" w:rsidP="00491000">
            <w:pPr>
              <w:rPr>
                <w:rFonts w:ascii="Arial" w:hAnsi="Arial"/>
              </w:rPr>
            </w:pPr>
          </w:p>
          <w:p w14:paraId="52C8D909" w14:textId="77777777" w:rsidR="00913E40" w:rsidRDefault="00913E40" w:rsidP="00491000">
            <w:pPr>
              <w:rPr>
                <w:ins w:id="13" w:author="Jo Smedley" w:date="2014-07-05T19:05:00Z"/>
                <w:rFonts w:ascii="Arial" w:hAnsi="Arial"/>
              </w:rPr>
            </w:pPr>
          </w:p>
          <w:p w14:paraId="7E3B17EA" w14:textId="77777777" w:rsidR="005D5840" w:rsidRDefault="005D5840" w:rsidP="00491000">
            <w:pPr>
              <w:rPr>
                <w:ins w:id="14" w:author="Jo Smedley" w:date="2014-07-05T19:05:00Z"/>
                <w:rFonts w:ascii="Arial" w:hAnsi="Arial"/>
              </w:rPr>
            </w:pPr>
          </w:p>
          <w:p w14:paraId="3C11708E" w14:textId="77777777" w:rsidR="005D5840" w:rsidRDefault="005D5840" w:rsidP="00491000">
            <w:pPr>
              <w:rPr>
                <w:rFonts w:ascii="Arial" w:hAnsi="Arial"/>
              </w:rPr>
            </w:pPr>
          </w:p>
          <w:p w14:paraId="0417DDDE" w14:textId="77777777" w:rsidR="005D5840" w:rsidRDefault="005D5840" w:rsidP="00491000">
            <w:pPr>
              <w:rPr>
                <w:ins w:id="15" w:author="Jo Smedley" w:date="2014-07-05T19:04:00Z"/>
                <w:rFonts w:ascii="Arial" w:hAnsi="Arial"/>
              </w:rPr>
            </w:pPr>
          </w:p>
          <w:p w14:paraId="22A73ECE" w14:textId="77777777" w:rsidR="005D5840" w:rsidRDefault="005D5840" w:rsidP="00491000">
            <w:pPr>
              <w:rPr>
                <w:ins w:id="16" w:author="Jo Smedley" w:date="2014-07-05T19:04:00Z"/>
                <w:rFonts w:ascii="Arial" w:hAnsi="Arial"/>
              </w:rPr>
            </w:pPr>
          </w:p>
          <w:p w14:paraId="05211E4F" w14:textId="77777777" w:rsidR="005D5840" w:rsidRPr="000D3587" w:rsidRDefault="005D5840" w:rsidP="00491000">
            <w:pPr>
              <w:rPr>
                <w:rFonts w:ascii="Arial" w:hAnsi="Arial"/>
              </w:rPr>
            </w:pPr>
          </w:p>
          <w:p w14:paraId="62947C63" w14:textId="77777777" w:rsidR="00913E40" w:rsidRPr="00A420F0" w:rsidRDefault="00913E40" w:rsidP="00491000">
            <w:pPr>
              <w:pStyle w:val="ListParagraph"/>
              <w:numPr>
                <w:ilvl w:val="0"/>
                <w:numId w:val="3"/>
              </w:numPr>
              <w:ind w:left="284" w:hanging="284"/>
              <w:rPr>
                <w:rFonts w:ascii="Arial" w:hAnsi="Arial"/>
              </w:rPr>
            </w:pPr>
            <w:r>
              <w:rPr>
                <w:rFonts w:ascii="Arial" w:hAnsi="Arial"/>
              </w:rPr>
              <w:t>Feedback from this assessment to help you to improve future assessments:</w:t>
            </w:r>
          </w:p>
          <w:p w14:paraId="7574CAF0" w14:textId="77777777" w:rsidR="00913E40" w:rsidRDefault="00913E40" w:rsidP="00491000">
            <w:pPr>
              <w:rPr>
                <w:rFonts w:ascii="Arial" w:hAnsi="Arial"/>
              </w:rPr>
            </w:pPr>
          </w:p>
          <w:p w14:paraId="1C9A4563" w14:textId="77777777" w:rsidR="00913E40" w:rsidRDefault="00913E40" w:rsidP="00491000">
            <w:pPr>
              <w:rPr>
                <w:ins w:id="17" w:author="Jo Smedley" w:date="2014-07-05T19:05:00Z"/>
                <w:rFonts w:ascii="Arial" w:hAnsi="Arial"/>
              </w:rPr>
            </w:pPr>
          </w:p>
          <w:p w14:paraId="6564A587" w14:textId="77777777" w:rsidR="005D5840" w:rsidRDefault="005D5840" w:rsidP="00491000">
            <w:pPr>
              <w:rPr>
                <w:ins w:id="18" w:author="Jo Smedley" w:date="2014-07-05T19:05:00Z"/>
                <w:rFonts w:ascii="Arial" w:hAnsi="Arial"/>
              </w:rPr>
            </w:pPr>
          </w:p>
          <w:p w14:paraId="612F1F95" w14:textId="77777777" w:rsidR="005D5840" w:rsidRDefault="005D5840" w:rsidP="00491000">
            <w:pPr>
              <w:rPr>
                <w:rFonts w:ascii="Arial" w:hAnsi="Arial"/>
              </w:rPr>
            </w:pPr>
          </w:p>
          <w:p w14:paraId="67DB746A" w14:textId="77777777" w:rsidR="00913E40" w:rsidRDefault="00913E40" w:rsidP="00491000">
            <w:pPr>
              <w:rPr>
                <w:rFonts w:ascii="Arial" w:hAnsi="Arial"/>
              </w:rPr>
            </w:pPr>
          </w:p>
          <w:p w14:paraId="690DE5D0" w14:textId="77777777" w:rsidR="00913E40" w:rsidRDefault="00913E40" w:rsidP="00491000">
            <w:pPr>
              <w:rPr>
                <w:rFonts w:ascii="Arial" w:hAnsi="Arial"/>
              </w:rPr>
            </w:pPr>
          </w:p>
          <w:p w14:paraId="55365E90" w14:textId="77777777" w:rsidR="00913E40" w:rsidRDefault="00913E40" w:rsidP="00491000">
            <w:pPr>
              <w:rPr>
                <w:ins w:id="19" w:author="Jo Smedley" w:date="2014-07-05T19:04:00Z"/>
                <w:rFonts w:ascii="Arial" w:hAnsi="Arial"/>
              </w:rPr>
            </w:pPr>
          </w:p>
          <w:p w14:paraId="21D699C6" w14:textId="77777777" w:rsidR="005D5840" w:rsidRDefault="005D5840" w:rsidP="00491000">
            <w:pPr>
              <w:rPr>
                <w:ins w:id="20" w:author="Jo Smedley" w:date="2014-07-05T19:04:00Z"/>
                <w:rFonts w:ascii="Arial" w:hAnsi="Arial"/>
              </w:rPr>
            </w:pPr>
          </w:p>
          <w:p w14:paraId="40D60424" w14:textId="77777777" w:rsidR="005D5840" w:rsidRDefault="005D5840" w:rsidP="00491000">
            <w:pPr>
              <w:rPr>
                <w:rFonts w:ascii="Arial" w:hAnsi="Arial"/>
              </w:rPr>
            </w:pPr>
          </w:p>
          <w:p w14:paraId="6D69B04B" w14:textId="77777777" w:rsidR="00913E40" w:rsidRPr="0004445B" w:rsidRDefault="00913E40" w:rsidP="00491000">
            <w:pPr>
              <w:pStyle w:val="ListParagraph"/>
              <w:numPr>
                <w:ilvl w:val="0"/>
                <w:numId w:val="3"/>
              </w:numPr>
              <w:ind w:left="284" w:hanging="284"/>
              <w:rPr>
                <w:rFonts w:ascii="Arial" w:hAnsi="Arial"/>
              </w:rPr>
            </w:pPr>
            <w:r>
              <w:rPr>
                <w:rFonts w:ascii="Arial" w:hAnsi="Arial"/>
              </w:rPr>
              <w:t>Other comments</w:t>
            </w:r>
          </w:p>
          <w:p w14:paraId="0A9D1793" w14:textId="77777777" w:rsidR="00913E40" w:rsidRDefault="00913E40" w:rsidP="00491000">
            <w:pPr>
              <w:rPr>
                <w:rFonts w:ascii="Arial" w:hAnsi="Arial"/>
              </w:rPr>
            </w:pPr>
          </w:p>
          <w:p w14:paraId="479E0C4A" w14:textId="77777777" w:rsidR="00913E40" w:rsidRDefault="00913E40" w:rsidP="00491000">
            <w:pPr>
              <w:rPr>
                <w:ins w:id="21" w:author="Jo Smedley" w:date="2014-07-05T19:05:00Z"/>
                <w:rFonts w:ascii="Arial" w:hAnsi="Arial"/>
              </w:rPr>
            </w:pPr>
          </w:p>
          <w:p w14:paraId="154A3AF7" w14:textId="77777777" w:rsidR="005D5840" w:rsidRDefault="005D5840" w:rsidP="00491000">
            <w:pPr>
              <w:rPr>
                <w:ins w:id="22" w:author="Jo Smedley" w:date="2014-07-05T19:05:00Z"/>
                <w:rFonts w:ascii="Arial" w:hAnsi="Arial"/>
              </w:rPr>
            </w:pPr>
          </w:p>
          <w:p w14:paraId="5BC4E587" w14:textId="77777777" w:rsidR="00913E40" w:rsidRDefault="00913E40" w:rsidP="00491000">
            <w:pPr>
              <w:rPr>
                <w:rFonts w:ascii="Arial" w:hAnsi="Arial"/>
              </w:rPr>
            </w:pPr>
          </w:p>
          <w:p w14:paraId="2BA6570B" w14:textId="77777777" w:rsidR="00913E40" w:rsidRDefault="00913E40" w:rsidP="00491000">
            <w:pPr>
              <w:rPr>
                <w:rFonts w:ascii="Arial" w:hAnsi="Arial"/>
              </w:rPr>
            </w:pPr>
          </w:p>
          <w:p w14:paraId="27660329" w14:textId="77777777" w:rsidR="00913E40" w:rsidRDefault="00913E40" w:rsidP="00491000">
            <w:pPr>
              <w:rPr>
                <w:rFonts w:ascii="Arial" w:hAnsi="Arial"/>
              </w:rPr>
            </w:pPr>
          </w:p>
          <w:p w14:paraId="0F93FE49" w14:textId="77777777" w:rsidR="00913E40" w:rsidRDefault="00913E40" w:rsidP="00491000">
            <w:pPr>
              <w:rPr>
                <w:rFonts w:ascii="Arial" w:hAnsi="Arial"/>
              </w:rPr>
            </w:pPr>
          </w:p>
          <w:p w14:paraId="3B8EE773" w14:textId="77777777" w:rsidR="00913E40" w:rsidRDefault="00913E40" w:rsidP="00491000">
            <w:pPr>
              <w:rPr>
                <w:ins w:id="23" w:author="Jo Smedley" w:date="2014-07-05T19:05:00Z"/>
                <w:rFonts w:ascii="Arial" w:hAnsi="Arial"/>
              </w:rPr>
            </w:pPr>
          </w:p>
          <w:p w14:paraId="7451F1B4" w14:textId="77777777" w:rsidR="005D5840" w:rsidRDefault="005D5840" w:rsidP="00491000">
            <w:pPr>
              <w:rPr>
                <w:ins w:id="24" w:author="Jo Smedley" w:date="2014-07-05T19:05:00Z"/>
                <w:rFonts w:ascii="Arial" w:hAnsi="Arial"/>
              </w:rPr>
            </w:pPr>
          </w:p>
          <w:p w14:paraId="06B278CF" w14:textId="77777777" w:rsidR="005D5840" w:rsidRDefault="005D5840" w:rsidP="00491000">
            <w:pPr>
              <w:rPr>
                <w:rFonts w:ascii="Arial" w:hAnsi="Arial"/>
              </w:rPr>
            </w:pPr>
          </w:p>
          <w:p w14:paraId="07D15EC4" w14:textId="77777777" w:rsidR="00913E40" w:rsidRPr="000D3587" w:rsidRDefault="00913E40" w:rsidP="00491000">
            <w:pPr>
              <w:rPr>
                <w:rFonts w:ascii="Arial" w:hAnsi="Arial"/>
              </w:rPr>
            </w:pPr>
          </w:p>
        </w:tc>
      </w:tr>
      <w:tr w:rsidR="00913E40" w:rsidRPr="000D3587" w14:paraId="581E3B37" w14:textId="77777777" w:rsidTr="00491000">
        <w:tc>
          <w:tcPr>
            <w:tcW w:w="2251" w:type="dxa"/>
          </w:tcPr>
          <w:p w14:paraId="0F856127" w14:textId="77777777" w:rsidR="00913E40" w:rsidRPr="000D3587" w:rsidRDefault="00913E40" w:rsidP="00491000">
            <w:pPr>
              <w:jc w:val="center"/>
              <w:rPr>
                <w:rFonts w:ascii="Arial" w:hAnsi="Arial"/>
                <w:b/>
              </w:rPr>
            </w:pPr>
            <w:r w:rsidRPr="000D3587">
              <w:rPr>
                <w:rFonts w:ascii="Arial" w:hAnsi="Arial"/>
                <w:b/>
              </w:rPr>
              <w:t>Mark:</w:t>
            </w:r>
          </w:p>
          <w:p w14:paraId="0AECDD1A" w14:textId="77777777" w:rsidR="00913E40" w:rsidRPr="000D3587" w:rsidRDefault="00913E40" w:rsidP="00491000">
            <w:pPr>
              <w:jc w:val="center"/>
              <w:rPr>
                <w:rFonts w:ascii="Arial" w:hAnsi="Arial"/>
                <w:b/>
              </w:rPr>
            </w:pPr>
          </w:p>
        </w:tc>
        <w:tc>
          <w:tcPr>
            <w:tcW w:w="4449" w:type="dxa"/>
          </w:tcPr>
          <w:p w14:paraId="3BEAF04F" w14:textId="77777777" w:rsidR="00913E40" w:rsidRPr="000D3587" w:rsidRDefault="00913E40" w:rsidP="00491000">
            <w:pPr>
              <w:jc w:val="center"/>
              <w:rPr>
                <w:rFonts w:ascii="Arial" w:hAnsi="Arial"/>
                <w:b/>
              </w:rPr>
            </w:pPr>
            <w:r w:rsidRPr="000D3587">
              <w:rPr>
                <w:rFonts w:ascii="Arial" w:hAnsi="Arial"/>
                <w:b/>
              </w:rPr>
              <w:t>Marker</w:t>
            </w:r>
            <w:r>
              <w:rPr>
                <w:rFonts w:ascii="Arial" w:hAnsi="Arial"/>
                <w:b/>
              </w:rPr>
              <w:t>’</w:t>
            </w:r>
            <w:r w:rsidRPr="000D3587">
              <w:rPr>
                <w:rFonts w:ascii="Arial" w:hAnsi="Arial"/>
                <w:b/>
              </w:rPr>
              <w:t>s Signature:</w:t>
            </w:r>
          </w:p>
          <w:p w14:paraId="3F11D393" w14:textId="77777777" w:rsidR="00913E40" w:rsidRPr="000D3587" w:rsidRDefault="00913E40" w:rsidP="00491000">
            <w:pPr>
              <w:jc w:val="center"/>
              <w:rPr>
                <w:rFonts w:ascii="Arial" w:hAnsi="Arial"/>
                <w:b/>
              </w:rPr>
            </w:pPr>
          </w:p>
          <w:p w14:paraId="29EE962E" w14:textId="77777777" w:rsidR="00913E40" w:rsidRPr="000D3587" w:rsidRDefault="00913E40" w:rsidP="00491000">
            <w:pPr>
              <w:jc w:val="center"/>
              <w:rPr>
                <w:rFonts w:ascii="Arial" w:hAnsi="Arial"/>
                <w:b/>
              </w:rPr>
            </w:pPr>
          </w:p>
        </w:tc>
        <w:tc>
          <w:tcPr>
            <w:tcW w:w="2197" w:type="dxa"/>
          </w:tcPr>
          <w:p w14:paraId="41042C24" w14:textId="77777777" w:rsidR="00913E40" w:rsidRPr="000D3587" w:rsidRDefault="00913E40" w:rsidP="00491000">
            <w:pPr>
              <w:jc w:val="center"/>
              <w:rPr>
                <w:rFonts w:ascii="Arial" w:hAnsi="Arial"/>
                <w:b/>
              </w:rPr>
            </w:pPr>
            <w:r w:rsidRPr="000D3587">
              <w:rPr>
                <w:rFonts w:ascii="Arial" w:hAnsi="Arial"/>
                <w:b/>
              </w:rPr>
              <w:t>Date:</w:t>
            </w:r>
          </w:p>
        </w:tc>
      </w:tr>
      <w:tr w:rsidR="00913E40" w:rsidRPr="000D3587" w14:paraId="7CF02030" w14:textId="77777777" w:rsidTr="00491000">
        <w:tc>
          <w:tcPr>
            <w:tcW w:w="8897" w:type="dxa"/>
            <w:gridSpan w:val="3"/>
          </w:tcPr>
          <w:p w14:paraId="1AD29A87" w14:textId="77777777" w:rsidR="00913E40" w:rsidRDefault="00491000" w:rsidP="00491000">
            <w:pPr>
              <w:rPr>
                <w:rFonts w:ascii="Arial" w:hAnsi="Arial"/>
                <w:b/>
              </w:rPr>
            </w:pPr>
            <w:r>
              <w:rPr>
                <w:rFonts w:ascii="Arial" w:hAnsi="Arial"/>
                <w:b/>
                <w:noProof/>
              </w:rPr>
              <w:pict w14:anchorId="05A4AF70">
                <v:rect id="Rectangle 8" o:spid="_x0000_s1026" style="position:absolute;margin-left:-.55pt;margin-top:2.35pt;width:10.75pt;height:11.3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"/>
              </w:pict>
            </w:r>
            <w:r w:rsidR="00913E40">
              <w:rPr>
                <w:rFonts w:ascii="Arial" w:hAnsi="Arial"/>
                <w:b/>
              </w:rPr>
              <w:t xml:space="preserve">     Work on this module has been marked, double marked/moderated in  </w:t>
            </w:r>
          </w:p>
          <w:p w14:paraId="1C7EF5F3" w14:textId="77777777" w:rsidR="00913E40" w:rsidRDefault="00913E40" w:rsidP="00491000">
            <w:pPr>
              <w:rPr>
                <w:rFonts w:ascii="Arial" w:hAnsi="Arial"/>
                <w:b/>
              </w:rPr>
            </w:pPr>
            <w:r>
              <w:rPr>
                <w:rFonts w:ascii="Arial" w:hAnsi="Arial"/>
                <w:b/>
              </w:rPr>
              <w:t xml:space="preserve">     line with USW procedures.</w:t>
            </w:r>
          </w:p>
          <w:p w14:paraId="4DAE3B00" w14:textId="77777777" w:rsidR="00913E40" w:rsidRDefault="00913E40" w:rsidP="00491000">
            <w:pPr>
              <w:rPr>
                <w:rFonts w:ascii="Arial" w:hAnsi="Arial"/>
                <w:b/>
              </w:rPr>
            </w:pPr>
          </w:p>
          <w:p w14:paraId="301A5308" w14:textId="77777777" w:rsidR="00913E40" w:rsidRPr="000D3587" w:rsidRDefault="00913E40" w:rsidP="00491000">
            <w:pPr>
              <w:rPr>
                <w:rFonts w:ascii="Arial" w:hAnsi="Arial"/>
                <w:b/>
              </w:rPr>
            </w:pPr>
          </w:p>
        </w:tc>
      </w:tr>
      <w:tr w:rsidR="00913E40" w:rsidRPr="000D3587" w14:paraId="2D583B74" w14:textId="77777777" w:rsidTr="00491000">
        <w:tc>
          <w:tcPr>
            <w:tcW w:w="8897" w:type="dxa"/>
            <w:gridSpan w:val="3"/>
          </w:tcPr>
          <w:p w14:paraId="230FB9D1" w14:textId="77777777" w:rsidR="00913E40" w:rsidRPr="000D3587" w:rsidRDefault="00913E40" w:rsidP="005D5840">
            <w:pPr>
              <w:jc w:val="center"/>
              <w:rPr>
                <w:rFonts w:ascii="Arial" w:hAnsi="Arial"/>
                <w:i/>
              </w:rPr>
            </w:pPr>
            <w:r w:rsidRPr="000D3587">
              <w:rPr>
                <w:rFonts w:ascii="Arial" w:hAnsi="Arial"/>
                <w:i/>
              </w:rPr>
              <w:t>Provision</w:t>
            </w:r>
            <w:r>
              <w:rPr>
                <w:rFonts w:ascii="Arial" w:hAnsi="Arial"/>
                <w:i/>
              </w:rPr>
              <w:t>al</w:t>
            </w:r>
            <w:r w:rsidRPr="000D3587">
              <w:rPr>
                <w:rFonts w:ascii="Arial" w:hAnsi="Arial"/>
                <w:i/>
              </w:rPr>
              <w:t xml:space="preserve"> mark only: subject to change</w:t>
            </w:r>
            <w:r>
              <w:rPr>
                <w:rFonts w:ascii="Arial" w:hAnsi="Arial"/>
                <w:i/>
              </w:rPr>
              <w:t xml:space="preserve"> and/or </w:t>
            </w:r>
            <w:r w:rsidRPr="000D3587">
              <w:rPr>
                <w:rFonts w:ascii="Arial" w:hAnsi="Arial"/>
                <w:i/>
              </w:rPr>
              <w:t>confirmation by the Assessment Board</w:t>
            </w:r>
          </w:p>
        </w:tc>
      </w:tr>
    </w:tbl>
    <w:p w14:paraId="2CED9148" w14:textId="77777777" w:rsidR="00F10405" w:rsidRDefault="00F10405" w:rsidP="00F10405">
      <w:pPr>
        <w:pStyle w:val="Heading1"/>
      </w:pPr>
    </w:p>
    <w:p w14:paraId="30EB3D37" w14:textId="77777777" w:rsidR="00F10405" w:rsidRDefault="00F10405" w:rsidP="00F10405">
      <w:pPr>
        <w:pStyle w:val="Heading1"/>
      </w:pPr>
    </w:p>
    <w:p w14:paraId="4B983A73" w14:textId="77777777" w:rsidR="00F10405" w:rsidRDefault="00F10405" w:rsidP="00F10405">
      <w:pPr>
        <w:pStyle w:val="Heading1"/>
      </w:pPr>
    </w:p>
    <w:p w14:paraId="2A0734F5" w14:textId="77777777" w:rsidR="00F10405" w:rsidRDefault="00F10405" w:rsidP="00F10405"/>
    <w:p w14:paraId="7187530C" w14:textId="77777777" w:rsidR="00F10405" w:rsidRDefault="00F10405" w:rsidP="00F10405"/>
    <w:p w14:paraId="6F89EE77" w14:textId="77777777" w:rsidR="005D3ED8" w:rsidRDefault="005D3ED8" w:rsidP="00F10405"/>
    <w:p w14:paraId="198E35DB" w14:textId="77777777" w:rsidR="00394A2C" w:rsidRDefault="00394A2C" w:rsidP="00F10405"/>
    <w:p w14:paraId="7FB4D850" w14:textId="77777777" w:rsidR="00394A2C" w:rsidRDefault="00394A2C" w:rsidP="00F10405"/>
    <w:p w14:paraId="57DB7962" w14:textId="77777777" w:rsidR="00394A2C" w:rsidRDefault="00394A2C" w:rsidP="00F10405"/>
    <w:p w14:paraId="19CC9C6A" w14:textId="77777777" w:rsidR="00394A2C" w:rsidRDefault="00394A2C" w:rsidP="00F10405"/>
    <w:p w14:paraId="599952FE" w14:textId="77777777" w:rsidR="00394A2C" w:rsidRDefault="00394A2C" w:rsidP="00F10405"/>
    <w:p w14:paraId="6A11B4DC" w14:textId="17AE243C" w:rsidR="00F10405" w:rsidRDefault="00F10405" w:rsidP="00F10405">
      <w:pPr>
        <w:pStyle w:val="Heading1"/>
      </w:pPr>
      <w:r>
        <w:lastRenderedPageBreak/>
        <w:t>ASSESSMENT</w:t>
      </w:r>
      <w:r w:rsidR="00E47B68">
        <w:t xml:space="preserve"> TASK</w:t>
      </w:r>
      <w:r>
        <w:t xml:space="preserve"> - DETAILED REQUIREMENTS</w:t>
      </w:r>
    </w:p>
    <w:p w14:paraId="44544CEA" w14:textId="77777777" w:rsidR="00F10405" w:rsidRDefault="00F10405" w:rsidP="00F10405"/>
    <w:p w14:paraId="5C21260D" w14:textId="5842C9FD" w:rsidR="003378CB" w:rsidRDefault="009E05BB" w:rsidP="003378CB">
      <w:pPr>
        <w:jc w:val="both"/>
      </w:pPr>
      <w:r w:rsidRPr="009E05BB">
        <w:rPr>
          <w:b/>
        </w:rPr>
        <w:t>Part 1:</w:t>
      </w:r>
      <w:r>
        <w:t xml:space="preserve"> </w:t>
      </w:r>
      <w:r w:rsidR="003378CB" w:rsidRPr="003378CB">
        <w:t xml:space="preserve">Develop in Renew a Petri net for the algorithm/problem assigned to you from the following list. </w:t>
      </w:r>
      <w:r w:rsidR="000978DA">
        <w:t>Use the internal data structure(s) and the nets-within-nets paradigm where suitable. You will be given literature to base your model on.</w:t>
      </w:r>
    </w:p>
    <w:p w14:paraId="10EA07EB" w14:textId="77777777" w:rsidR="000978DA" w:rsidRPr="003378CB" w:rsidRDefault="000978DA" w:rsidP="003378CB">
      <w:pPr>
        <w:jc w:val="both"/>
      </w:pPr>
    </w:p>
    <w:p w14:paraId="7CF704AC" w14:textId="4372B416" w:rsidR="003378CB" w:rsidRDefault="003378CB" w:rsidP="003378CB">
      <w:pPr>
        <w:pStyle w:val="ListParagraph"/>
        <w:numPr>
          <w:ilvl w:val="0"/>
          <w:numId w:val="7"/>
        </w:numPr>
        <w:jc w:val="both"/>
      </w:pPr>
      <w:r w:rsidRPr="003378CB">
        <w:t>mutual exclusion</w:t>
      </w:r>
      <w:r>
        <w:t xml:space="preserve"> (</w:t>
      </w:r>
      <w:r w:rsidR="00E95800">
        <w:t>reader</w:t>
      </w:r>
      <w:r>
        <w:t>/</w:t>
      </w:r>
      <w:r w:rsidR="00E95800">
        <w:t>writer</w:t>
      </w:r>
      <w:r>
        <w:t xml:space="preserve"> scenario) </w:t>
      </w:r>
      <w:r w:rsidR="005417D8">
        <w:t>with</w:t>
      </w:r>
      <w:r w:rsidR="00C518C7">
        <w:t xml:space="preserve"> and without priorities</w:t>
      </w:r>
    </w:p>
    <w:p w14:paraId="0E138146" w14:textId="2A29A190" w:rsidR="003378CB" w:rsidRDefault="003378CB" w:rsidP="003378CB">
      <w:pPr>
        <w:pStyle w:val="ListParagraph"/>
        <w:numPr>
          <w:ilvl w:val="0"/>
          <w:numId w:val="7"/>
        </w:numPr>
        <w:jc w:val="both"/>
      </w:pPr>
      <w:r w:rsidRPr="003378CB">
        <w:t>broadcast</w:t>
      </w:r>
      <w:r w:rsidR="00694FDF">
        <w:t xml:space="preserve"> algorithm</w:t>
      </w:r>
    </w:p>
    <w:p w14:paraId="7EBD9EAE" w14:textId="1D7EC4B7" w:rsidR="003378CB" w:rsidRDefault="003378CB" w:rsidP="003378CB">
      <w:pPr>
        <w:pStyle w:val="ListParagraph"/>
        <w:numPr>
          <w:ilvl w:val="0"/>
          <w:numId w:val="7"/>
        </w:numPr>
        <w:jc w:val="both"/>
      </w:pPr>
      <w:r w:rsidRPr="003378CB">
        <w:t>point-to-point messaging</w:t>
      </w:r>
    </w:p>
    <w:p w14:paraId="69BF2522" w14:textId="650087C1" w:rsidR="00DE77F3" w:rsidRPr="003378CB" w:rsidRDefault="00DE77F3" w:rsidP="003378CB">
      <w:pPr>
        <w:pStyle w:val="ListParagraph"/>
        <w:numPr>
          <w:ilvl w:val="0"/>
          <w:numId w:val="7"/>
        </w:numPr>
        <w:jc w:val="both"/>
      </w:pPr>
      <w:r>
        <w:t>multicast algorithm</w:t>
      </w:r>
    </w:p>
    <w:p w14:paraId="1362767F" w14:textId="24A58608" w:rsidR="00513A19" w:rsidRDefault="005E51B3" w:rsidP="00513A19">
      <w:pPr>
        <w:pStyle w:val="ListParagraph"/>
        <w:numPr>
          <w:ilvl w:val="0"/>
          <w:numId w:val="7"/>
        </w:numPr>
        <w:jc w:val="both"/>
      </w:pPr>
      <w:r>
        <w:t>dining philosophers</w:t>
      </w:r>
    </w:p>
    <w:p w14:paraId="130DACDA" w14:textId="7407C936" w:rsidR="005E51B3" w:rsidRDefault="00DE77F3" w:rsidP="003378CB">
      <w:pPr>
        <w:pStyle w:val="ListParagraph"/>
        <w:numPr>
          <w:ilvl w:val="0"/>
          <w:numId w:val="7"/>
        </w:numPr>
        <w:jc w:val="both"/>
      </w:pPr>
      <w:r>
        <w:t>dining cryptographers</w:t>
      </w:r>
    </w:p>
    <w:p w14:paraId="5EDD2748" w14:textId="6538D297" w:rsidR="000978DA" w:rsidRDefault="000978DA" w:rsidP="003378CB">
      <w:pPr>
        <w:pStyle w:val="ListParagraph"/>
        <w:numPr>
          <w:ilvl w:val="0"/>
          <w:numId w:val="7"/>
        </w:numPr>
        <w:jc w:val="both"/>
      </w:pPr>
      <w:r>
        <w:t>leader election</w:t>
      </w:r>
    </w:p>
    <w:p w14:paraId="7D13A949" w14:textId="106FFA09" w:rsidR="00513A19" w:rsidRDefault="00513A19" w:rsidP="003378CB">
      <w:pPr>
        <w:pStyle w:val="ListParagraph"/>
        <w:numPr>
          <w:ilvl w:val="0"/>
          <w:numId w:val="7"/>
        </w:numPr>
        <w:jc w:val="both"/>
      </w:pPr>
      <w:r>
        <w:t>gossip</w:t>
      </w:r>
    </w:p>
    <w:p w14:paraId="32D7E26B" w14:textId="587E0652" w:rsidR="00513A19" w:rsidRDefault="0022488C" w:rsidP="003378CB">
      <w:pPr>
        <w:pStyle w:val="ListParagraph"/>
        <w:numPr>
          <w:ilvl w:val="0"/>
          <w:numId w:val="7"/>
        </w:numPr>
        <w:jc w:val="both"/>
      </w:pPr>
      <w:r>
        <w:t>traffic lights</w:t>
      </w:r>
    </w:p>
    <w:p w14:paraId="506B28E2" w14:textId="3A0C45B6" w:rsidR="0009496D" w:rsidRPr="003378CB" w:rsidRDefault="0009496D" w:rsidP="003378CB">
      <w:pPr>
        <w:pStyle w:val="ListParagraph"/>
        <w:numPr>
          <w:ilvl w:val="0"/>
          <w:numId w:val="7"/>
        </w:numPr>
        <w:jc w:val="both"/>
      </w:pPr>
      <w:r>
        <w:t>ATM</w:t>
      </w:r>
    </w:p>
    <w:p w14:paraId="1F15F0B9" w14:textId="77777777" w:rsidR="00513A19" w:rsidRDefault="00513A19" w:rsidP="003378CB">
      <w:pPr>
        <w:jc w:val="both"/>
      </w:pPr>
    </w:p>
    <w:p w14:paraId="55CA9249" w14:textId="575AE4D7" w:rsidR="004F2DC3" w:rsidRDefault="009E05BB" w:rsidP="003378CB">
      <w:pPr>
        <w:jc w:val="both"/>
      </w:pPr>
      <w:r w:rsidRPr="009E05BB">
        <w:rPr>
          <w:b/>
        </w:rPr>
        <w:t>Part 2:</w:t>
      </w:r>
      <w:r>
        <w:t xml:space="preserve"> </w:t>
      </w:r>
      <w:r w:rsidR="00C35C23">
        <w:t>Model</w:t>
      </w:r>
      <w:r w:rsidR="003378CB" w:rsidRPr="003378CB">
        <w:t xml:space="preserve"> </w:t>
      </w:r>
      <w:r w:rsidR="00C35C23">
        <w:t>a simple producer/consumer scenario</w:t>
      </w:r>
      <w:r w:rsidR="003378CB" w:rsidRPr="003378CB">
        <w:t xml:space="preserve"> in Renew,</w:t>
      </w:r>
      <w:r w:rsidR="00C35C23">
        <w:t xml:space="preserve"> then</w:t>
      </w:r>
      <w:r w:rsidR="003378CB" w:rsidRPr="003378CB">
        <w:t xml:space="preserve"> </w:t>
      </w:r>
      <w:r w:rsidR="004965B1">
        <w:t>‘</w:t>
      </w:r>
      <w:r w:rsidR="003378CB" w:rsidRPr="003378CB">
        <w:t>implement</w:t>
      </w:r>
      <w:r w:rsidR="004965B1">
        <w:t>’</w:t>
      </w:r>
      <w:r w:rsidR="003378CB" w:rsidRPr="003378CB">
        <w:t xml:space="preserve"> it in </w:t>
      </w:r>
      <w:r>
        <w:t>the C++</w:t>
      </w:r>
      <w:r w:rsidR="003378CB" w:rsidRPr="003378CB">
        <w:t xml:space="preserve"> Petri net </w:t>
      </w:r>
      <w:r>
        <w:t>simulator</w:t>
      </w:r>
      <w:r w:rsidR="003378CB" w:rsidRPr="003378CB">
        <w:t xml:space="preserve"> developed in the </w:t>
      </w:r>
      <w:r w:rsidR="00802C42">
        <w:t>tutorials following the example of the Finite-Automaton simulator from the lectures</w:t>
      </w:r>
      <w:r w:rsidR="003378CB">
        <w:t xml:space="preserve"> available on Blackboard</w:t>
      </w:r>
      <w:r w:rsidR="003378CB" w:rsidRPr="003378CB">
        <w:t xml:space="preserve">. </w:t>
      </w:r>
    </w:p>
    <w:p w14:paraId="2434382C" w14:textId="6201C420" w:rsidR="00BF2BF9" w:rsidRDefault="00BF2BF9" w:rsidP="003378CB">
      <w:pPr>
        <w:jc w:val="both"/>
      </w:pPr>
      <w:r w:rsidRPr="00BF2BF9">
        <w:rPr>
          <w:i/>
        </w:rPr>
        <w:t>Producer/consumer scenario:</w:t>
      </w:r>
      <w:r>
        <w:t xml:space="preserve"> The (on-demand) producer can make </w:t>
      </w:r>
      <w:r w:rsidR="00675689">
        <w:t>a single</w:t>
      </w:r>
      <w:r>
        <w:t xml:space="preserve"> sock at a time </w:t>
      </w:r>
      <w:r w:rsidR="00A063E7">
        <w:t xml:space="preserve">at a cost of £1 </w:t>
      </w:r>
      <w:r>
        <w:t>and has a warehouse with a capacity of 5 pairs of socks, the consumer buys pairs of socks</w:t>
      </w:r>
      <w:r w:rsidR="00385D68">
        <w:t xml:space="preserve"> for £4</w:t>
      </w:r>
      <w:r>
        <w:t>.</w:t>
      </w:r>
      <w:r w:rsidR="00A063E7">
        <w:t xml:space="preserve"> Initially the producer has a capital of £3.</w:t>
      </w:r>
    </w:p>
    <w:p w14:paraId="18ED8E10" w14:textId="03026471" w:rsidR="00675689" w:rsidRPr="003378CB" w:rsidRDefault="00675689" w:rsidP="003378CB">
      <w:pPr>
        <w:jc w:val="both"/>
      </w:pPr>
      <w:r>
        <w:t xml:space="preserve">Using the simulator, show that there is a firing sequence that </w:t>
      </w:r>
      <w:r w:rsidR="00385D68">
        <w:t>leads to a situation where</w:t>
      </w:r>
      <w:r>
        <w:t xml:space="preserve"> the producer’</w:t>
      </w:r>
      <w:r w:rsidR="00385D68">
        <w:t>s capital is exactly £6.</w:t>
      </w:r>
    </w:p>
    <w:p w14:paraId="2E1E8A32" w14:textId="77777777" w:rsidR="00F10405" w:rsidRDefault="00F10405" w:rsidP="00F10405">
      <w:pPr>
        <w:jc w:val="both"/>
      </w:pPr>
    </w:p>
    <w:p w14:paraId="6AFF5D6C" w14:textId="13A2322A" w:rsidR="00A539C8" w:rsidRDefault="00A539C8" w:rsidP="00F10405">
      <w:pPr>
        <w:jc w:val="both"/>
      </w:pPr>
      <w:r>
        <w:t>To show your understanding and to self-evaluate your solutions, provide a concise report detailing your design decisions, testing of your solution, critical evaluation</w:t>
      </w:r>
      <w:r w:rsidR="0009496D">
        <w:t xml:space="preserve"> (including properties of the developed nets)</w:t>
      </w:r>
      <w:r>
        <w:t>, and an outlook.</w:t>
      </w:r>
    </w:p>
    <w:p w14:paraId="7252DED2" w14:textId="77777777" w:rsidR="00F10405" w:rsidRDefault="00F10405" w:rsidP="00F10405"/>
    <w:p w14:paraId="703B1F2A" w14:textId="04380440" w:rsidR="00F10405" w:rsidRPr="00F10405" w:rsidRDefault="00F10405" w:rsidP="00F10405">
      <w:pPr>
        <w:jc w:val="both"/>
        <w:rPr>
          <w:b/>
        </w:rPr>
      </w:pPr>
      <w:r w:rsidRPr="00F10405">
        <w:rPr>
          <w:b/>
        </w:rPr>
        <w:t xml:space="preserve">Deadline: </w:t>
      </w:r>
      <w:r w:rsidR="00694FDF">
        <w:t>23 January</w:t>
      </w:r>
      <w:r w:rsidRPr="00F10405">
        <w:t xml:space="preserve"> 201</w:t>
      </w:r>
      <w:r w:rsidR="00694FDF">
        <w:t>7</w:t>
      </w:r>
      <w:r w:rsidR="00DE77F3">
        <w:t>, 23:59</w:t>
      </w:r>
    </w:p>
    <w:p w14:paraId="3604870E" w14:textId="02D3B1CF" w:rsidR="00694FDF" w:rsidRPr="00385D68" w:rsidRDefault="00694FDF" w:rsidP="00385D68">
      <w:pPr>
        <w:jc w:val="both"/>
      </w:pPr>
      <w:r>
        <w:t xml:space="preserve">Submit a zip archive containing all </w:t>
      </w:r>
      <w:r w:rsidRPr="00A539C8">
        <w:rPr>
          <w:b/>
        </w:rPr>
        <w:t>Renew net files</w:t>
      </w:r>
      <w:r>
        <w:t xml:space="preserve">, all </w:t>
      </w:r>
      <w:r w:rsidRPr="00A539C8">
        <w:rPr>
          <w:b/>
        </w:rPr>
        <w:t>C++ code</w:t>
      </w:r>
      <w:r>
        <w:t xml:space="preserve">, and a </w:t>
      </w:r>
      <w:r w:rsidRPr="00A539C8">
        <w:rPr>
          <w:b/>
        </w:rPr>
        <w:t>report in PDF format</w:t>
      </w:r>
      <w:r>
        <w:t>.</w:t>
      </w:r>
      <w:r w:rsidR="00CE3217">
        <w:t xml:space="preserve"> </w:t>
      </w:r>
      <w:r w:rsidR="00F10405" w:rsidRPr="00F10405">
        <w:t>Your so</w:t>
      </w:r>
      <w:r>
        <w:t xml:space="preserve">lution </w:t>
      </w:r>
      <w:r w:rsidR="00CE3217">
        <w:t>may</w:t>
      </w:r>
      <w:r w:rsidR="00F10405" w:rsidRPr="00F10405">
        <w:t xml:space="preserve"> be assessed on the </w:t>
      </w:r>
      <w:r>
        <w:t>30</w:t>
      </w:r>
      <w:r w:rsidRPr="00694FDF">
        <w:rPr>
          <w:vertAlign w:val="superscript"/>
        </w:rPr>
        <w:t>th</w:t>
      </w:r>
      <w:r>
        <w:t xml:space="preserve"> of January 2017 in a code demo</w:t>
      </w:r>
      <w:r w:rsidR="00A539C8">
        <w:t>, where y</w:t>
      </w:r>
      <w:r w:rsidR="00F10405" w:rsidRPr="00F10405">
        <w:t>ou will be permitted 10 minutes t</w:t>
      </w:r>
      <w:r>
        <w:t>o demonstrate your Petri nets and application.</w:t>
      </w:r>
    </w:p>
    <w:p w14:paraId="66BDEEA3" w14:textId="77777777" w:rsidR="00694FDF" w:rsidRDefault="00694FDF" w:rsidP="00F10405">
      <w:pPr>
        <w:rPr>
          <w:b/>
        </w:rPr>
      </w:pPr>
    </w:p>
    <w:p w14:paraId="75046203" w14:textId="77777777" w:rsidR="00F10405" w:rsidRDefault="00F10405" w:rsidP="00F10405">
      <w:r>
        <w:rPr>
          <w:b/>
        </w:rPr>
        <w:t>NOTE</w:t>
      </w:r>
    </w:p>
    <w:p w14:paraId="6A254FB7" w14:textId="77777777" w:rsidR="00694FDF" w:rsidRDefault="00F10405" w:rsidP="00F10405">
      <w:pPr>
        <w:jc w:val="both"/>
      </w:pPr>
      <w:r>
        <w:t xml:space="preserve">As with all statements of requirements, the above description of the problem </w:t>
      </w:r>
      <w:r w:rsidR="00694FDF">
        <w:t>may contain</w:t>
      </w:r>
      <w:r>
        <w:t xml:space="preserve"> errors, omissions and ambiguities. It is part of this coursework that you identify and resolve these, either through communication with your tutor, or through making assumptions which </w:t>
      </w:r>
      <w:r w:rsidR="00694FDF">
        <w:t>need to</w:t>
      </w:r>
      <w:r>
        <w:t xml:space="preserve"> be clearly described in the work</w:t>
      </w:r>
      <w:r w:rsidR="00694FDF">
        <w:t xml:space="preserve"> that you hand in for this task</w:t>
      </w:r>
      <w:r>
        <w:t>.</w:t>
      </w:r>
    </w:p>
    <w:p w14:paraId="4430FB4F" w14:textId="3470186A" w:rsidR="00F10405" w:rsidRDefault="00F10405" w:rsidP="00F10405">
      <w:pPr>
        <w:jc w:val="both"/>
      </w:pPr>
      <w:r>
        <w:t xml:space="preserve"> </w:t>
      </w:r>
    </w:p>
    <w:p w14:paraId="2625E708" w14:textId="7CEE4717" w:rsidR="00F10405" w:rsidRDefault="00694FDF" w:rsidP="00F10405">
      <w:pPr>
        <w:jc w:val="both"/>
      </w:pPr>
      <w:r>
        <w:t>The nets you are constructing and the</w:t>
      </w:r>
      <w:r w:rsidR="00F10405">
        <w:t xml:space="preserve"> system you are building </w:t>
      </w:r>
      <w:r>
        <w:t>have to be</w:t>
      </w:r>
      <w:r w:rsidR="00F10405">
        <w:t xml:space="preserve"> your own</w:t>
      </w:r>
      <w:r>
        <w:t>. If you use any net models or code that is not your own, this has to be clearly stated.</w:t>
      </w:r>
    </w:p>
    <w:p w14:paraId="171CF5E0" w14:textId="77777777" w:rsidR="00F10405" w:rsidRDefault="00F10405" w:rsidP="00F10405">
      <w:pPr>
        <w:spacing w:line="240" w:lineRule="exact"/>
        <w:rPr>
          <w:b/>
        </w:rPr>
      </w:pPr>
    </w:p>
    <w:p w14:paraId="4D114F4B" w14:textId="77777777" w:rsidR="00F10405" w:rsidRDefault="00F10405" w:rsidP="00F10405">
      <w:pPr>
        <w:spacing w:line="240" w:lineRule="exact"/>
        <w:rPr>
          <w:b/>
        </w:rPr>
      </w:pPr>
      <w:r>
        <w:rPr>
          <w:b/>
        </w:rPr>
        <w:t>EXPECTED MODE OF WORKING</w:t>
      </w:r>
    </w:p>
    <w:p w14:paraId="2C1BBD93" w14:textId="19F32EBA" w:rsidR="00F10405" w:rsidRDefault="00F10405" w:rsidP="00F10405">
      <w:pPr>
        <w:spacing w:line="240" w:lineRule="exact"/>
      </w:pPr>
      <w:r>
        <w:t xml:space="preserve">This is an individual </w:t>
      </w:r>
      <w:r w:rsidR="00694FDF">
        <w:t>coursework</w:t>
      </w:r>
      <w:r>
        <w:t xml:space="preserve">. We need to ensure that the work you hand in </w:t>
      </w:r>
      <w:r>
        <w:rPr>
          <w:b/>
        </w:rPr>
        <w:t>is developed by you</w:t>
      </w:r>
      <w:r w:rsidR="00694FDF">
        <w:rPr>
          <w:b/>
        </w:rPr>
        <w:t>rself</w:t>
      </w:r>
      <w:r>
        <w:rPr>
          <w:b/>
        </w:rPr>
        <w:t>.</w:t>
      </w:r>
      <w:r w:rsidR="00694FDF">
        <w:t xml:space="preserve">  This</w:t>
      </w:r>
      <w:r>
        <w:t xml:space="preserve"> </w:t>
      </w:r>
      <w:r w:rsidR="00694FDF">
        <w:t>should not</w:t>
      </w:r>
      <w:r>
        <w:t xml:space="preserve"> prevent  you  from  asking  for  help  from  your tutors or from discussing  elements of the work with </w:t>
      </w:r>
      <w:r w:rsidR="00694FDF">
        <w:t>other students</w:t>
      </w:r>
      <w:r>
        <w:t>.</w:t>
      </w:r>
    </w:p>
    <w:p w14:paraId="3F447543" w14:textId="77777777" w:rsidR="00F10405" w:rsidRDefault="00F10405" w:rsidP="00F10405">
      <w:pPr>
        <w:rPr>
          <w:rFonts w:ascii="Arial" w:hAnsi="Arial" w:cs="Arial"/>
          <w:sz w:val="22"/>
          <w:szCs w:val="22"/>
        </w:rPr>
      </w:pPr>
    </w:p>
    <w:p w14:paraId="40536268" w14:textId="21544620" w:rsidR="00F10405" w:rsidRDefault="00F10405" w:rsidP="00F10405">
      <w:pPr>
        <w:spacing w:line="240" w:lineRule="exact"/>
        <w:rPr>
          <w:b/>
        </w:rPr>
      </w:pPr>
      <w:r>
        <w:rPr>
          <w:b/>
        </w:rPr>
        <w:t xml:space="preserve">IF YOU </w:t>
      </w:r>
      <w:r w:rsidR="00694FDF">
        <w:rPr>
          <w:b/>
        </w:rPr>
        <w:t>EXPERIENCE ANY</w:t>
      </w:r>
      <w:r>
        <w:rPr>
          <w:b/>
        </w:rPr>
        <w:t xml:space="preserve"> PROBLEMS WITH THE COURSEWORK OR HAVE A GO</w:t>
      </w:r>
      <w:r w:rsidR="00694FDF">
        <w:rPr>
          <w:b/>
        </w:rPr>
        <w:t xml:space="preserve">OD REASON   WHY </w:t>
      </w:r>
      <w:r>
        <w:rPr>
          <w:b/>
        </w:rPr>
        <w:t xml:space="preserve">YOU CANNOT SUBMIT THE WORK BY THE GIVEN </w:t>
      </w:r>
      <w:r w:rsidR="00694FDF">
        <w:rPr>
          <w:b/>
        </w:rPr>
        <w:t>DEADLINE</w:t>
      </w:r>
      <w:r>
        <w:rPr>
          <w:b/>
        </w:rPr>
        <w:t xml:space="preserve"> THEN PLEASE CONTACT YOUR TUTOR IN GOOD TIME.</w:t>
      </w:r>
    </w:p>
    <w:p w14:paraId="59F30C2B" w14:textId="77777777" w:rsidR="00F10405" w:rsidRDefault="00F10405" w:rsidP="00F10405"/>
    <w:p w14:paraId="51BC8DFF" w14:textId="3641CFB4" w:rsidR="00913E40" w:rsidRDefault="00913E40">
      <w:pPr>
        <w:spacing w:after="200" w:line="276" w:lineRule="auto"/>
        <w:rPr>
          <w:rFonts w:ascii="Arial" w:hAnsi="Arial"/>
          <w:u w:val="single"/>
        </w:rPr>
      </w:pPr>
    </w:p>
    <w:p w14:paraId="49A04A99" w14:textId="77777777" w:rsidR="00BF1E7A" w:rsidRPr="000D3587" w:rsidRDefault="00BF1E7A" w:rsidP="00BF1E7A">
      <w:pPr>
        <w:rPr>
          <w:rFonts w:ascii="Arial" w:hAnsi="Arial"/>
        </w:rPr>
      </w:pPr>
    </w:p>
    <w:tbl>
      <w:tblPr>
        <w:tblStyle w:val="TableGrid"/>
        <w:tblW w:w="0" w:type="auto"/>
        <w:tblLook w:val="04A0" w:firstRow="1" w:lastRow="0" w:firstColumn="1" w:lastColumn="0" w:noHBand="0" w:noVBand="1"/>
      </w:tblPr>
      <w:tblGrid>
        <w:gridCol w:w="2949"/>
        <w:gridCol w:w="6090"/>
      </w:tblGrid>
      <w:tr w:rsidR="00990DB4" w:rsidRPr="000D3587" w14:paraId="78BCAE05" w14:textId="77777777" w:rsidTr="00F03778">
        <w:tc>
          <w:tcPr>
            <w:tcW w:w="9039" w:type="dxa"/>
            <w:gridSpan w:val="2"/>
          </w:tcPr>
          <w:p w14:paraId="255ABD0E" w14:textId="77777777" w:rsidR="00990DB4" w:rsidRDefault="00990DB4" w:rsidP="00990DB4">
            <w:pPr>
              <w:jc w:val="center"/>
              <w:rPr>
                <w:ins w:id="25" w:author="Jo Smedley" w:date="2014-07-05T19:00:00Z"/>
                <w:rFonts w:ascii="Arial" w:hAnsi="Arial"/>
                <w:b/>
              </w:rPr>
            </w:pPr>
            <w:r>
              <w:rPr>
                <w:rFonts w:ascii="Arial" w:hAnsi="Arial"/>
                <w:b/>
              </w:rPr>
              <w:lastRenderedPageBreak/>
              <w:t>Part C: Reflections on Assessment</w:t>
            </w:r>
          </w:p>
          <w:p w14:paraId="25138406" w14:textId="77777777" w:rsidR="00990DB4" w:rsidRPr="000D3587" w:rsidRDefault="00990DB4" w:rsidP="00990DB4">
            <w:pPr>
              <w:jc w:val="center"/>
              <w:rPr>
                <w:rFonts w:ascii="Arial" w:hAnsi="Arial"/>
                <w:b/>
              </w:rPr>
            </w:pPr>
            <w:r>
              <w:rPr>
                <w:rFonts w:ascii="Arial" w:hAnsi="Arial"/>
                <w:b/>
              </w:rPr>
              <w:t>(</w:t>
            </w:r>
            <w:r w:rsidR="00D36AA9">
              <w:rPr>
                <w:rFonts w:ascii="Arial" w:hAnsi="Arial"/>
                <w:b/>
              </w:rPr>
              <w:t xml:space="preserve">to be </w:t>
            </w:r>
            <w:r>
              <w:rPr>
                <w:rFonts w:ascii="Arial" w:hAnsi="Arial"/>
                <w:b/>
              </w:rPr>
              <w:t>completed by student – optional)</w:t>
            </w:r>
          </w:p>
        </w:tc>
      </w:tr>
      <w:tr w:rsidR="00BF1E7A" w:rsidRPr="000D3587" w14:paraId="09BAD03A" w14:textId="77777777" w:rsidTr="00F03778">
        <w:tc>
          <w:tcPr>
            <w:tcW w:w="9039" w:type="dxa"/>
            <w:gridSpan w:val="2"/>
          </w:tcPr>
          <w:p w14:paraId="796CFFD5" w14:textId="77777777" w:rsidR="00BF1E7A" w:rsidRPr="000D3587" w:rsidRDefault="00BF1E7A" w:rsidP="009615AC">
            <w:pPr>
              <w:rPr>
                <w:rFonts w:ascii="Arial" w:hAnsi="Arial"/>
                <w:b/>
              </w:rPr>
            </w:pPr>
            <w:r w:rsidRPr="000D3587">
              <w:rPr>
                <w:rFonts w:ascii="Arial" w:hAnsi="Arial"/>
                <w:b/>
              </w:rPr>
              <w:t>Use of previous feedback:</w:t>
            </w:r>
          </w:p>
          <w:p w14:paraId="659F7EB2" w14:textId="77777777" w:rsidR="00BF1E7A" w:rsidRPr="000D3587" w:rsidRDefault="00BF1E7A" w:rsidP="009615AC">
            <w:pPr>
              <w:rPr>
                <w:rFonts w:ascii="Arial" w:hAnsi="Arial"/>
                <w:b/>
              </w:rPr>
            </w:pPr>
          </w:p>
          <w:p w14:paraId="32CC574B" w14:textId="77777777" w:rsidR="00BF1E7A" w:rsidRPr="000D3587" w:rsidRDefault="00BF1E7A" w:rsidP="009615AC">
            <w:pPr>
              <w:rPr>
                <w:rFonts w:ascii="Arial" w:hAnsi="Arial"/>
              </w:rPr>
            </w:pPr>
            <w:r w:rsidRPr="000D3587">
              <w:rPr>
                <w:rFonts w:ascii="Arial" w:hAnsi="Arial"/>
              </w:rPr>
              <w:t>In this ass</w:t>
            </w:r>
            <w:r>
              <w:rPr>
                <w:rFonts w:ascii="Arial" w:hAnsi="Arial"/>
              </w:rPr>
              <w:t>essment</w:t>
            </w:r>
            <w:r w:rsidRPr="000D3587">
              <w:rPr>
                <w:rFonts w:ascii="Arial" w:hAnsi="Arial"/>
              </w:rPr>
              <w:t>, I have tak</w:t>
            </w:r>
            <w:r>
              <w:rPr>
                <w:rFonts w:ascii="Arial" w:hAnsi="Arial"/>
              </w:rPr>
              <w:t>en/took</w:t>
            </w:r>
            <w:r w:rsidRPr="000D3587">
              <w:rPr>
                <w:rFonts w:ascii="Arial" w:hAnsi="Arial"/>
              </w:rPr>
              <w:t xml:space="preserve"> note of the following points in feedback on previous </w:t>
            </w:r>
            <w:r>
              <w:rPr>
                <w:rFonts w:ascii="Arial" w:hAnsi="Arial"/>
              </w:rPr>
              <w:t>work</w:t>
            </w:r>
            <w:r w:rsidRPr="000D3587">
              <w:rPr>
                <w:rFonts w:ascii="Arial" w:hAnsi="Arial"/>
              </w:rPr>
              <w:t>:</w:t>
            </w:r>
          </w:p>
          <w:p w14:paraId="643DAFE9" w14:textId="77777777" w:rsidR="00BF1E7A" w:rsidRDefault="00BF1E7A" w:rsidP="009615AC">
            <w:pPr>
              <w:rPr>
                <w:ins w:id="26" w:author="Jo Smedley" w:date="2014-07-05T19:05:00Z"/>
                <w:rFonts w:ascii="Arial" w:hAnsi="Arial"/>
              </w:rPr>
            </w:pPr>
          </w:p>
          <w:p w14:paraId="2D926B6A" w14:textId="77777777" w:rsidR="005D5840" w:rsidRDefault="005D5840" w:rsidP="009615AC">
            <w:pPr>
              <w:rPr>
                <w:ins w:id="27" w:author="Jo Smedley" w:date="2014-07-05T19:05:00Z"/>
                <w:rFonts w:ascii="Arial" w:hAnsi="Arial"/>
              </w:rPr>
            </w:pPr>
          </w:p>
          <w:p w14:paraId="652F9F51" w14:textId="77777777" w:rsidR="005D5840" w:rsidRPr="000D3587" w:rsidRDefault="005D5840" w:rsidP="009615AC">
            <w:pPr>
              <w:rPr>
                <w:rFonts w:ascii="Arial" w:hAnsi="Arial"/>
              </w:rPr>
            </w:pPr>
          </w:p>
          <w:p w14:paraId="6EFFD026" w14:textId="77777777" w:rsidR="00BF1E7A" w:rsidRPr="000D3587" w:rsidRDefault="00BF1E7A" w:rsidP="009615AC">
            <w:pPr>
              <w:rPr>
                <w:rFonts w:ascii="Arial" w:hAnsi="Arial"/>
              </w:rPr>
            </w:pPr>
          </w:p>
          <w:p w14:paraId="66E126F5" w14:textId="77777777" w:rsidR="00BF1E7A" w:rsidRPr="000D3587" w:rsidRDefault="00BF1E7A" w:rsidP="009615AC">
            <w:pPr>
              <w:rPr>
                <w:rFonts w:ascii="Arial" w:hAnsi="Arial"/>
              </w:rPr>
            </w:pPr>
          </w:p>
          <w:p w14:paraId="66A0673C" w14:textId="77777777" w:rsidR="00BF1E7A" w:rsidRPr="000D3587" w:rsidRDefault="00BF1E7A" w:rsidP="009615AC">
            <w:pPr>
              <w:rPr>
                <w:rFonts w:ascii="Arial" w:hAnsi="Arial"/>
              </w:rPr>
            </w:pPr>
          </w:p>
          <w:p w14:paraId="32A547A8" w14:textId="77777777" w:rsidR="00BF1E7A" w:rsidRPr="000D3587" w:rsidRDefault="00BF1E7A" w:rsidP="009615AC">
            <w:pPr>
              <w:rPr>
                <w:rFonts w:ascii="Arial" w:hAnsi="Arial"/>
              </w:rPr>
            </w:pPr>
          </w:p>
        </w:tc>
      </w:tr>
      <w:tr w:rsidR="00BF1E7A" w:rsidRPr="000D3587" w14:paraId="54979C75" w14:textId="77777777" w:rsidTr="00F03778">
        <w:tc>
          <w:tcPr>
            <w:tcW w:w="9039" w:type="dxa"/>
            <w:gridSpan w:val="2"/>
          </w:tcPr>
          <w:p w14:paraId="5ED2EC87" w14:textId="77777777" w:rsidR="005D5840" w:rsidRDefault="005D5840" w:rsidP="009615AC">
            <w:pPr>
              <w:rPr>
                <w:ins w:id="28" w:author="Jo Smedley" w:date="2014-07-05T19:04:00Z"/>
                <w:rFonts w:ascii="Arial" w:hAnsi="Arial"/>
                <w:b/>
              </w:rPr>
            </w:pPr>
          </w:p>
          <w:p w14:paraId="5CC8DE5E" w14:textId="77777777" w:rsidR="00BF1E7A" w:rsidRPr="000D3587" w:rsidRDefault="00BF1E7A" w:rsidP="009615AC">
            <w:pPr>
              <w:rPr>
                <w:rFonts w:ascii="Arial" w:hAnsi="Arial"/>
                <w:b/>
              </w:rPr>
            </w:pPr>
            <w:r w:rsidRPr="000D3587">
              <w:rPr>
                <w:rFonts w:ascii="Arial" w:hAnsi="Arial"/>
                <w:b/>
              </w:rPr>
              <w:t>Please indicate which of the following you feel</w:t>
            </w:r>
            <w:r>
              <w:rPr>
                <w:rFonts w:ascii="Arial" w:hAnsi="Arial"/>
                <w:b/>
              </w:rPr>
              <w:t>/felt</w:t>
            </w:r>
            <w:r w:rsidRPr="000D3587">
              <w:rPr>
                <w:rFonts w:ascii="Arial" w:hAnsi="Arial"/>
                <w:b/>
              </w:rPr>
              <w:t xml:space="preserve"> applies</w:t>
            </w:r>
            <w:r>
              <w:rPr>
                <w:rFonts w:ascii="Arial" w:hAnsi="Arial"/>
                <w:b/>
              </w:rPr>
              <w:t>/applied</w:t>
            </w:r>
            <w:r w:rsidRPr="000D3587">
              <w:rPr>
                <w:rFonts w:ascii="Arial" w:hAnsi="Arial"/>
                <w:b/>
              </w:rPr>
              <w:t xml:space="preserve"> to your submitted work</w:t>
            </w:r>
          </w:p>
          <w:p w14:paraId="2107A87F" w14:textId="77777777" w:rsidR="00BF1E7A" w:rsidRDefault="00491000" w:rsidP="00BF1E7A">
            <w:pPr>
              <w:pStyle w:val="ListParagraph"/>
              <w:numPr>
                <w:ilvl w:val="0"/>
                <w:numId w:val="2"/>
              </w:numPr>
              <w:rPr>
                <w:rFonts w:ascii="Arial" w:hAnsi="Arial"/>
              </w:rPr>
            </w:pPr>
            <w:r>
              <w:rPr>
                <w:noProof/>
              </w:rPr>
              <w:pict w14:anchorId="19EB154F">
                <v:shapetype id="_x0000_t202" coordsize="21600,21600" o:spt="202" path="m,l,21600r21600,l21600,xe">
                  <v:stroke joinstyle="miter"/>
                  <v:path gradientshapeok="t" o:connecttype="rect"/>
                </v:shapetype>
                <v:shape id="Text Box 2" o:spid="_x0000_s1030" type="#_x0000_t202" style="position:absolute;left:0;text-align:left;margin-left:397.4pt;margin-top:1.25pt;width:14.9pt;height:14.9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" fillcolor="window" strokeweight=".5pt">
                  <v:path arrowok="t"/>
                  <v:textbox>
                    <w:txbxContent>
                      <w:p w14:paraId="2CE0639F" w14:textId="77777777" w:rsidR="00491000" w:rsidRDefault="00491000" w:rsidP="00BF1E7A"/>
                    </w:txbxContent>
                  </v:textbox>
                </v:shape>
              </w:pict>
            </w:r>
            <w:r w:rsidR="00BF1E7A" w:rsidRPr="00862023">
              <w:rPr>
                <w:rFonts w:ascii="Arial" w:hAnsi="Arial"/>
              </w:rPr>
              <w:t xml:space="preserve">A reasonable attempt.  </w:t>
            </w:r>
            <w:r w:rsidR="00BF1E7A">
              <w:rPr>
                <w:rFonts w:ascii="Arial" w:hAnsi="Arial"/>
              </w:rPr>
              <w:t>I could have developed some of the</w:t>
            </w:r>
          </w:p>
          <w:p w14:paraId="3DD7DCA4" w14:textId="77777777" w:rsidR="00BF1E7A" w:rsidRPr="00862023" w:rsidRDefault="00BF1E7A" w:rsidP="009615AC">
            <w:pPr>
              <w:pStyle w:val="ListParagraph"/>
              <w:rPr>
                <w:rFonts w:ascii="Arial" w:hAnsi="Arial"/>
              </w:rPr>
            </w:pPr>
            <w:r>
              <w:rPr>
                <w:rFonts w:ascii="Arial" w:hAnsi="Arial"/>
              </w:rPr>
              <w:t xml:space="preserve">sections further.  </w:t>
            </w:r>
          </w:p>
          <w:p w14:paraId="1D384484" w14:textId="77777777" w:rsidR="00BF1E7A" w:rsidRDefault="00491000" w:rsidP="00BF1E7A">
            <w:pPr>
              <w:pStyle w:val="ListParagraph"/>
              <w:numPr>
                <w:ilvl w:val="0"/>
                <w:numId w:val="2"/>
              </w:numPr>
              <w:rPr>
                <w:rFonts w:ascii="Arial" w:hAnsi="Arial"/>
              </w:rPr>
            </w:pPr>
            <w:r>
              <w:rPr>
                <w:noProof/>
              </w:rPr>
              <w:pict w14:anchorId="6A9D4553">
                <v:shape id="Text Box 3" o:spid="_x0000_s1027" type="#_x0000_t202" style="position:absolute;left:0;text-align:left;margin-left:397.9pt;margin-top:3.4pt;width:14.9pt;height:14.9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" fillcolor="window" strokeweight=".5pt">
                  <v:path arrowok="t"/>
                  <v:textbox>
                    <w:txbxContent>
                      <w:p w14:paraId="2775A724" w14:textId="77777777" w:rsidR="00491000" w:rsidRDefault="00491000" w:rsidP="00BF1E7A"/>
                    </w:txbxContent>
                  </v:textbox>
                </v:shape>
              </w:pict>
            </w:r>
            <w:r w:rsidR="00BF1E7A">
              <w:rPr>
                <w:rFonts w:ascii="Arial" w:hAnsi="Arial"/>
              </w:rPr>
              <w:t xml:space="preserve">A good attempt, displaying my understanding and learning, with </w:t>
            </w:r>
          </w:p>
          <w:p w14:paraId="12A933A1" w14:textId="77777777" w:rsidR="00BF1E7A" w:rsidRDefault="00BF1E7A" w:rsidP="009615AC">
            <w:pPr>
              <w:pStyle w:val="ListParagraph"/>
              <w:rPr>
                <w:rFonts w:ascii="Arial" w:hAnsi="Arial"/>
              </w:rPr>
            </w:pPr>
            <w:r>
              <w:rPr>
                <w:rFonts w:ascii="Arial" w:hAnsi="Arial"/>
              </w:rPr>
              <w:t>analysis in some parts.</w:t>
            </w:r>
          </w:p>
          <w:p w14:paraId="002E5965" w14:textId="77777777" w:rsidR="00BF1E7A" w:rsidRDefault="00491000" w:rsidP="00BF1E7A">
            <w:pPr>
              <w:pStyle w:val="ListParagraph"/>
              <w:numPr>
                <w:ilvl w:val="0"/>
                <w:numId w:val="2"/>
              </w:numPr>
              <w:rPr>
                <w:rFonts w:ascii="Arial" w:hAnsi="Arial"/>
              </w:rPr>
            </w:pPr>
            <w:r>
              <w:rPr>
                <w:noProof/>
              </w:rPr>
              <w:pict w14:anchorId="2E7961E3">
                <v:shape id="Text Box 6" o:spid="_x0000_s1028" type="#_x0000_t202" style="position:absolute;left:0;text-align:left;margin-left:397.65pt;margin-top:7.35pt;width:14.9pt;height:14.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" fillcolor="window" strokeweight=".5pt">
                  <v:path arrowok="t"/>
                  <v:textbox>
                    <w:txbxContent>
                      <w:p w14:paraId="158A7B3D" w14:textId="77777777" w:rsidR="00491000" w:rsidRDefault="00491000" w:rsidP="00BF1E7A"/>
                    </w:txbxContent>
                  </v:textbox>
                </v:shape>
              </w:pict>
            </w:r>
            <w:r w:rsidR="00BF1E7A">
              <w:rPr>
                <w:rFonts w:ascii="Arial" w:hAnsi="Arial"/>
              </w:rPr>
              <w:t xml:space="preserve">A very good attempt.  The work demonstrates my clear </w:t>
            </w:r>
          </w:p>
          <w:p w14:paraId="0D282A1F" w14:textId="77777777" w:rsidR="00BF1E7A" w:rsidRDefault="00BF1E7A" w:rsidP="009615AC">
            <w:pPr>
              <w:pStyle w:val="ListParagraph"/>
              <w:rPr>
                <w:rFonts w:ascii="Arial" w:hAnsi="Arial"/>
              </w:rPr>
            </w:pPr>
            <w:r>
              <w:rPr>
                <w:rFonts w:ascii="Arial" w:hAnsi="Arial"/>
              </w:rPr>
              <w:t>understanding of the learning supported by relevant literature and scholarly work with good analysis and evaluation.</w:t>
            </w:r>
          </w:p>
          <w:p w14:paraId="58E4A41B" w14:textId="77777777" w:rsidR="00BF1E7A" w:rsidRPr="00862023" w:rsidRDefault="00491000" w:rsidP="00BF1E7A">
            <w:pPr>
              <w:pStyle w:val="ListParagraph"/>
              <w:numPr>
                <w:ilvl w:val="0"/>
                <w:numId w:val="2"/>
              </w:numPr>
              <w:rPr>
                <w:rFonts w:ascii="Arial" w:hAnsi="Arial"/>
                <w:b/>
              </w:rPr>
            </w:pPr>
            <w:r>
              <w:rPr>
                <w:noProof/>
              </w:rPr>
              <w:pict w14:anchorId="01AD080D">
                <v:shape id="Text Box 7" o:spid="_x0000_s1029" type="#_x0000_t202" style="position:absolute;left:0;text-align:left;margin-left:397.4pt;margin-top:4.1pt;width:14.9pt;height:14.9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" fillcolor="window" strokeweight=".5pt">
                  <v:path arrowok="t"/>
                  <v:textbox>
                    <w:txbxContent>
                      <w:p w14:paraId="1B377083" w14:textId="77777777" w:rsidR="00491000" w:rsidRDefault="00491000" w:rsidP="00BF1E7A"/>
                    </w:txbxContent>
                  </v:textbox>
                </v:shape>
              </w:pict>
            </w:r>
            <w:r w:rsidR="00BF1E7A">
              <w:rPr>
                <w:rFonts w:ascii="Arial" w:hAnsi="Arial"/>
              </w:rPr>
              <w:t>An excellent attempt, with clear application of literature and</w:t>
            </w:r>
          </w:p>
          <w:p w14:paraId="5678748B" w14:textId="77777777" w:rsidR="00BF1E7A" w:rsidRDefault="00BF1E7A" w:rsidP="009615AC">
            <w:pPr>
              <w:pStyle w:val="ListParagraph"/>
              <w:rPr>
                <w:ins w:id="29" w:author="Jo Smedley" w:date="2014-07-05T19:04:00Z"/>
                <w:rFonts w:ascii="Arial" w:hAnsi="Arial"/>
              </w:rPr>
            </w:pPr>
            <w:r>
              <w:rPr>
                <w:rFonts w:ascii="Arial" w:hAnsi="Arial"/>
              </w:rPr>
              <w:t xml:space="preserve">scholarly work, demonstrating  significant analysis and evaluation. </w:t>
            </w:r>
          </w:p>
          <w:p w14:paraId="661BD3C2" w14:textId="77777777" w:rsidR="005D5840" w:rsidRPr="00862023" w:rsidRDefault="005D5840" w:rsidP="009615AC">
            <w:pPr>
              <w:pStyle w:val="ListParagraph"/>
              <w:rPr>
                <w:rFonts w:ascii="Arial" w:hAnsi="Arial"/>
                <w:b/>
              </w:rPr>
            </w:pPr>
          </w:p>
        </w:tc>
      </w:tr>
      <w:tr w:rsidR="00BF1E7A" w:rsidRPr="000D3587" w14:paraId="6ADFA2AF" w14:textId="77777777" w:rsidTr="00F03778">
        <w:tc>
          <w:tcPr>
            <w:tcW w:w="2949" w:type="dxa"/>
          </w:tcPr>
          <w:p w14:paraId="575A0C52" w14:textId="77777777" w:rsidR="00BF1E7A" w:rsidRPr="000D3587" w:rsidRDefault="00BF1E7A" w:rsidP="009615AC">
            <w:pPr>
              <w:rPr>
                <w:rFonts w:ascii="Arial" w:hAnsi="Arial"/>
                <w:b/>
              </w:rPr>
            </w:pPr>
            <w:r w:rsidRPr="000D3587">
              <w:rPr>
                <w:rFonts w:ascii="Arial" w:hAnsi="Arial"/>
                <w:b/>
              </w:rPr>
              <w:t>What I found most difficult about this ass</w:t>
            </w:r>
            <w:r>
              <w:rPr>
                <w:rFonts w:ascii="Arial" w:hAnsi="Arial"/>
                <w:b/>
              </w:rPr>
              <w:t>ess</w:t>
            </w:r>
            <w:r w:rsidRPr="000D3587">
              <w:rPr>
                <w:rFonts w:ascii="Arial" w:hAnsi="Arial"/>
                <w:b/>
              </w:rPr>
              <w:t>ment:</w:t>
            </w:r>
          </w:p>
        </w:tc>
        <w:tc>
          <w:tcPr>
            <w:tcW w:w="6090" w:type="dxa"/>
          </w:tcPr>
          <w:p w14:paraId="34977B22" w14:textId="77777777" w:rsidR="00BF1E7A" w:rsidRPr="000D3587" w:rsidRDefault="00BF1E7A" w:rsidP="009615AC">
            <w:pPr>
              <w:jc w:val="center"/>
              <w:rPr>
                <w:rFonts w:ascii="Arial" w:hAnsi="Arial"/>
              </w:rPr>
            </w:pPr>
          </w:p>
          <w:p w14:paraId="325B9CEC" w14:textId="77777777" w:rsidR="00BF1E7A" w:rsidRDefault="00BF1E7A" w:rsidP="009615AC">
            <w:pPr>
              <w:jc w:val="center"/>
              <w:rPr>
                <w:ins w:id="30" w:author="Jo Smedley" w:date="2014-07-05T19:05:00Z"/>
                <w:rFonts w:ascii="Arial" w:hAnsi="Arial"/>
              </w:rPr>
            </w:pPr>
          </w:p>
          <w:p w14:paraId="7F9FCDD7" w14:textId="77777777" w:rsidR="005D5840" w:rsidRDefault="005D5840" w:rsidP="009615AC">
            <w:pPr>
              <w:jc w:val="center"/>
              <w:rPr>
                <w:ins w:id="31" w:author="Jo Smedley" w:date="2014-07-05T19:05:00Z"/>
                <w:rFonts w:ascii="Arial" w:hAnsi="Arial"/>
              </w:rPr>
            </w:pPr>
          </w:p>
          <w:p w14:paraId="30A8B594" w14:textId="77777777" w:rsidR="005D5840" w:rsidRPr="000D3587" w:rsidRDefault="005D5840" w:rsidP="009615AC">
            <w:pPr>
              <w:jc w:val="center"/>
              <w:rPr>
                <w:rFonts w:ascii="Arial" w:hAnsi="Arial"/>
              </w:rPr>
            </w:pPr>
          </w:p>
          <w:p w14:paraId="534ACE00" w14:textId="77777777" w:rsidR="00BF1E7A" w:rsidRPr="000D3587" w:rsidRDefault="00BF1E7A" w:rsidP="009615AC">
            <w:pPr>
              <w:jc w:val="center"/>
              <w:rPr>
                <w:rFonts w:ascii="Arial" w:hAnsi="Arial"/>
              </w:rPr>
            </w:pPr>
          </w:p>
          <w:p w14:paraId="77CDAAAA" w14:textId="77777777" w:rsidR="00BF1E7A" w:rsidRPr="000D3587" w:rsidRDefault="00BF1E7A" w:rsidP="009615AC">
            <w:pPr>
              <w:jc w:val="center"/>
              <w:rPr>
                <w:rFonts w:ascii="Arial" w:hAnsi="Arial"/>
              </w:rPr>
            </w:pPr>
          </w:p>
          <w:p w14:paraId="281945B4" w14:textId="77777777" w:rsidR="00BF1E7A" w:rsidRDefault="00BF1E7A" w:rsidP="009615AC">
            <w:pPr>
              <w:rPr>
                <w:rFonts w:ascii="Arial" w:hAnsi="Arial"/>
              </w:rPr>
            </w:pPr>
          </w:p>
          <w:p w14:paraId="6C93CD4D" w14:textId="77777777" w:rsidR="00BF1E7A" w:rsidRDefault="00BF1E7A" w:rsidP="009615AC">
            <w:pPr>
              <w:rPr>
                <w:rFonts w:ascii="Arial" w:hAnsi="Arial"/>
              </w:rPr>
            </w:pPr>
          </w:p>
          <w:p w14:paraId="7D37E4AD" w14:textId="77777777" w:rsidR="00BF1E7A" w:rsidRPr="000D3587" w:rsidRDefault="00BF1E7A" w:rsidP="009615AC">
            <w:pPr>
              <w:rPr>
                <w:rFonts w:ascii="Arial" w:hAnsi="Arial"/>
              </w:rPr>
            </w:pPr>
          </w:p>
          <w:p w14:paraId="644CBBA7" w14:textId="77777777" w:rsidR="00BF1E7A" w:rsidRDefault="00BF1E7A" w:rsidP="009615AC">
            <w:pPr>
              <w:jc w:val="center"/>
              <w:rPr>
                <w:rFonts w:ascii="Arial" w:hAnsi="Arial"/>
              </w:rPr>
            </w:pPr>
          </w:p>
          <w:p w14:paraId="6EC7EAC7" w14:textId="77777777" w:rsidR="00BF1E7A" w:rsidRDefault="00BF1E7A" w:rsidP="009615AC">
            <w:pPr>
              <w:jc w:val="center"/>
              <w:rPr>
                <w:rFonts w:ascii="Arial" w:hAnsi="Arial"/>
              </w:rPr>
            </w:pPr>
          </w:p>
          <w:p w14:paraId="0686D0D4" w14:textId="77777777" w:rsidR="00BF1E7A" w:rsidRDefault="00BF1E7A" w:rsidP="009615AC">
            <w:pPr>
              <w:jc w:val="center"/>
              <w:rPr>
                <w:rFonts w:ascii="Arial" w:hAnsi="Arial"/>
              </w:rPr>
            </w:pPr>
          </w:p>
          <w:p w14:paraId="7D06044B" w14:textId="77777777" w:rsidR="00BF1E7A" w:rsidRPr="000D3587" w:rsidRDefault="00BF1E7A" w:rsidP="009615AC">
            <w:pPr>
              <w:jc w:val="center"/>
              <w:rPr>
                <w:rFonts w:ascii="Arial" w:hAnsi="Arial"/>
              </w:rPr>
            </w:pPr>
          </w:p>
        </w:tc>
      </w:tr>
      <w:tr w:rsidR="00BF1E7A" w:rsidRPr="000D3587" w14:paraId="611AC660" w14:textId="77777777" w:rsidTr="00F03778">
        <w:tc>
          <w:tcPr>
            <w:tcW w:w="2949" w:type="dxa"/>
          </w:tcPr>
          <w:p w14:paraId="20711414" w14:textId="77777777" w:rsidR="00BF1E7A" w:rsidRPr="000D3587" w:rsidRDefault="00BF1E7A" w:rsidP="009615AC">
            <w:pPr>
              <w:rPr>
                <w:rFonts w:ascii="Arial" w:hAnsi="Arial"/>
                <w:b/>
              </w:rPr>
            </w:pPr>
            <w:r w:rsidRPr="000D3587">
              <w:rPr>
                <w:rFonts w:ascii="Arial" w:hAnsi="Arial"/>
                <w:b/>
              </w:rPr>
              <w:t xml:space="preserve">The areas </w:t>
            </w:r>
            <w:r>
              <w:rPr>
                <w:rFonts w:ascii="Arial" w:hAnsi="Arial"/>
                <w:b/>
              </w:rPr>
              <w:t xml:space="preserve">where </w:t>
            </w:r>
            <w:r w:rsidRPr="000D3587">
              <w:rPr>
                <w:rFonts w:ascii="Arial" w:hAnsi="Arial"/>
                <w:b/>
              </w:rPr>
              <w:t>I would</w:t>
            </w:r>
            <w:r>
              <w:rPr>
                <w:rFonts w:ascii="Arial" w:hAnsi="Arial"/>
                <w:b/>
              </w:rPr>
              <w:t xml:space="preserve"> value/would have </w:t>
            </w:r>
            <w:r w:rsidRPr="000D3587">
              <w:rPr>
                <w:rFonts w:ascii="Arial" w:hAnsi="Arial"/>
                <w:b/>
              </w:rPr>
              <w:t>value</w:t>
            </w:r>
            <w:r>
              <w:rPr>
                <w:rFonts w:ascii="Arial" w:hAnsi="Arial"/>
                <w:b/>
              </w:rPr>
              <w:t>d</w:t>
            </w:r>
            <w:r w:rsidRPr="000D3587">
              <w:rPr>
                <w:rFonts w:ascii="Arial" w:hAnsi="Arial"/>
                <w:b/>
              </w:rPr>
              <w:t xml:space="preserve"> feedback:</w:t>
            </w:r>
          </w:p>
        </w:tc>
        <w:tc>
          <w:tcPr>
            <w:tcW w:w="6090" w:type="dxa"/>
          </w:tcPr>
          <w:p w14:paraId="2D1C0A86" w14:textId="77777777" w:rsidR="00BF1E7A" w:rsidRPr="000D3587" w:rsidRDefault="00BF1E7A" w:rsidP="009615AC">
            <w:pPr>
              <w:jc w:val="center"/>
              <w:rPr>
                <w:rFonts w:ascii="Arial" w:hAnsi="Arial"/>
              </w:rPr>
            </w:pPr>
          </w:p>
          <w:p w14:paraId="27CC868E" w14:textId="77777777" w:rsidR="00BF1E7A" w:rsidRPr="000D3587" w:rsidRDefault="00BF1E7A" w:rsidP="009615AC">
            <w:pPr>
              <w:jc w:val="center"/>
              <w:rPr>
                <w:rFonts w:ascii="Arial" w:hAnsi="Arial"/>
              </w:rPr>
            </w:pPr>
          </w:p>
          <w:p w14:paraId="6C52C130" w14:textId="77777777" w:rsidR="00BF1E7A" w:rsidRPr="000D3587" w:rsidRDefault="00BF1E7A" w:rsidP="009615AC">
            <w:pPr>
              <w:jc w:val="center"/>
              <w:rPr>
                <w:rFonts w:ascii="Arial" w:hAnsi="Arial"/>
              </w:rPr>
            </w:pPr>
          </w:p>
          <w:p w14:paraId="3DCA32D8" w14:textId="77777777" w:rsidR="00BF1E7A" w:rsidRPr="000D3587" w:rsidRDefault="00BF1E7A" w:rsidP="009615AC">
            <w:pPr>
              <w:jc w:val="center"/>
              <w:rPr>
                <w:rFonts w:ascii="Arial" w:hAnsi="Arial"/>
              </w:rPr>
            </w:pPr>
          </w:p>
          <w:p w14:paraId="110D4B3C" w14:textId="77777777" w:rsidR="00BF1E7A" w:rsidRDefault="00BF1E7A" w:rsidP="009615AC">
            <w:pPr>
              <w:jc w:val="center"/>
              <w:rPr>
                <w:rFonts w:ascii="Arial" w:hAnsi="Arial"/>
              </w:rPr>
            </w:pPr>
          </w:p>
          <w:p w14:paraId="460BEA34" w14:textId="77777777" w:rsidR="00BF1E7A" w:rsidRDefault="00BF1E7A" w:rsidP="009615AC">
            <w:pPr>
              <w:jc w:val="center"/>
              <w:rPr>
                <w:rFonts w:ascii="Arial" w:hAnsi="Arial"/>
              </w:rPr>
            </w:pPr>
          </w:p>
          <w:p w14:paraId="5224A993" w14:textId="77777777" w:rsidR="00BF1E7A" w:rsidRDefault="00BF1E7A" w:rsidP="009615AC">
            <w:pPr>
              <w:jc w:val="center"/>
              <w:rPr>
                <w:rFonts w:ascii="Arial" w:hAnsi="Arial"/>
              </w:rPr>
            </w:pPr>
          </w:p>
          <w:p w14:paraId="638A60B0" w14:textId="77777777" w:rsidR="00BF1E7A" w:rsidRDefault="00BF1E7A" w:rsidP="009615AC">
            <w:pPr>
              <w:jc w:val="center"/>
              <w:rPr>
                <w:rFonts w:ascii="Arial" w:hAnsi="Arial"/>
              </w:rPr>
            </w:pPr>
          </w:p>
          <w:p w14:paraId="4EAC3C8B" w14:textId="77777777" w:rsidR="00BF1E7A" w:rsidRDefault="00BF1E7A" w:rsidP="009615AC">
            <w:pPr>
              <w:jc w:val="center"/>
              <w:rPr>
                <w:rFonts w:ascii="Arial" w:hAnsi="Arial"/>
              </w:rPr>
            </w:pPr>
          </w:p>
          <w:p w14:paraId="409B7CF5" w14:textId="77777777" w:rsidR="00BF1E7A" w:rsidRDefault="00BF1E7A" w:rsidP="009615AC">
            <w:pPr>
              <w:jc w:val="center"/>
              <w:rPr>
                <w:rFonts w:ascii="Arial" w:hAnsi="Arial"/>
              </w:rPr>
            </w:pPr>
          </w:p>
          <w:p w14:paraId="2815A264" w14:textId="77777777" w:rsidR="005D5840" w:rsidRPr="000D3587" w:rsidRDefault="005D5840" w:rsidP="005D5840">
            <w:pPr>
              <w:rPr>
                <w:rFonts w:ascii="Arial" w:hAnsi="Arial"/>
              </w:rPr>
            </w:pPr>
          </w:p>
          <w:p w14:paraId="61039292" w14:textId="77777777" w:rsidR="00BF1E7A" w:rsidRPr="000D3587" w:rsidRDefault="00BF1E7A" w:rsidP="009615AC">
            <w:pPr>
              <w:rPr>
                <w:rFonts w:ascii="Arial" w:hAnsi="Arial"/>
              </w:rPr>
            </w:pPr>
          </w:p>
        </w:tc>
      </w:tr>
    </w:tbl>
    <w:p w14:paraId="5B393AD3" w14:textId="77777777" w:rsidR="00BF1E7A" w:rsidRDefault="00BF1E7A" w:rsidP="00BF1E7A">
      <w:pPr>
        <w:rPr>
          <w:rFonts w:ascii="Arial" w:hAnsi="Arial"/>
        </w:rPr>
      </w:pPr>
    </w:p>
    <w:p w14:paraId="3D928459" w14:textId="4D1D8377" w:rsidR="00AC7D85" w:rsidRDefault="00AC7D85" w:rsidP="005D5840"/>
    <w:p w14:paraId="00493909" w14:textId="141DC8B7" w:rsidR="00EA3EFF" w:rsidRDefault="00EA3EFF" w:rsidP="005D5840"/>
    <w:p w14:paraId="55A9E208" w14:textId="71513509" w:rsidR="00EA3EFF" w:rsidRDefault="00EA3EFF" w:rsidP="005D5840"/>
    <w:p w14:paraId="06A01A9B" w14:textId="43392795" w:rsidR="00EA3EFF" w:rsidRPr="00EA3EFF" w:rsidRDefault="00EA3EFF" w:rsidP="00EA3EFF">
      <w:pPr>
        <w:jc w:val="center"/>
        <w:rPr>
          <w:rFonts w:asciiTheme="minorHAnsi" w:hAnsiTheme="minorHAnsi" w:cstheme="minorHAnsi"/>
          <w:b/>
          <w:sz w:val="28"/>
          <w:u w:val="single"/>
        </w:rPr>
      </w:pPr>
      <w:r w:rsidRPr="00EA3EFF">
        <w:rPr>
          <w:rFonts w:asciiTheme="minorHAnsi" w:hAnsiTheme="minorHAnsi" w:cstheme="minorHAnsi"/>
          <w:noProof/>
        </w:rPr>
        <w:lastRenderedPageBreak/>
        <w:pict w14:anchorId="57BB304F">
          <v:line id="Straight Connector 5" o:spid="_x0000_s1033"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3.25pt" to="450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" strokecolor="black [3040]"/>
        </w:pict>
      </w:r>
      <w:r w:rsidRPr="00EA3EFF">
        <w:rPr>
          <w:rFonts w:asciiTheme="minorHAnsi" w:hAnsiTheme="minorHAnsi" w:cstheme="minorHAnsi"/>
          <w:b/>
          <w:sz w:val="28"/>
          <w:u w:val="single"/>
        </w:rPr>
        <w:t>Data Structures and Algorithms:  Petri Nets</w:t>
      </w:r>
    </w:p>
    <w:p w14:paraId="53655291" w14:textId="77777777" w:rsidR="00EA3EFF" w:rsidRDefault="00EA3EFF" w:rsidP="00EA3EFF">
      <w:pPr>
        <w:rPr>
          <w:rFonts w:asciiTheme="minorHAnsi" w:hAnsiTheme="minorHAnsi" w:cstheme="minorHAnsi"/>
          <w:b/>
        </w:rPr>
      </w:pPr>
    </w:p>
    <w:p w14:paraId="47295239" w14:textId="61F01BBF" w:rsidR="00EA3EFF" w:rsidRPr="00EA3EFF" w:rsidRDefault="00EA3EFF" w:rsidP="00EA3EFF">
      <w:pPr>
        <w:rPr>
          <w:rFonts w:asciiTheme="minorHAnsi" w:hAnsiTheme="minorHAnsi" w:cstheme="minorHAnsi"/>
          <w:b/>
        </w:rPr>
      </w:pPr>
      <w:r w:rsidRPr="00EA3EFF">
        <w:rPr>
          <w:rFonts w:asciiTheme="minorHAnsi" w:hAnsiTheme="minorHAnsi" w:cstheme="minorHAnsi"/>
          <w:b/>
        </w:rPr>
        <w:t>Introduction:</w:t>
      </w:r>
    </w:p>
    <w:p w14:paraId="17442B1A" w14:textId="4DEF7644" w:rsidR="00EA3EFF" w:rsidRDefault="00EA3EFF" w:rsidP="0052454C">
      <w:pPr>
        <w:ind w:firstLine="720"/>
        <w:rPr>
          <w:rFonts w:asciiTheme="minorHAnsi" w:hAnsiTheme="minorHAnsi" w:cstheme="minorHAnsi"/>
        </w:rPr>
      </w:pPr>
      <w:r w:rsidRPr="00EA3EFF">
        <w:rPr>
          <w:rFonts w:asciiTheme="minorHAnsi" w:hAnsiTheme="minorHAnsi" w:cstheme="minorHAnsi"/>
          <w:noProof/>
          <w:sz w:val="22"/>
        </w:rPr>
        <w:pict w14:anchorId="23508F5F">
          <v:line id="Straight Connector 6" o:spid="_x0000_s1032" style="position:absolute;left:0;text-align:lef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pt,62.1pt" to="449.0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" strokecolor="black [3040]">
            <w10:wrap anchorx="margin"/>
          </v:line>
        </w:pict>
      </w:r>
      <w:r w:rsidRPr="00EA3EFF">
        <w:rPr>
          <w:rFonts w:asciiTheme="minorHAnsi" w:hAnsiTheme="minorHAnsi" w:cstheme="minorHAnsi"/>
          <w:sz w:val="22"/>
        </w:rPr>
        <w:t xml:space="preserve">The objective of this assignment was to produce a petri net from a given problem/algorithm using the Renew program. Whilst making use of nets-within nets to produce a more efficient design, alongside data structures. After completion of the first problem a second scenario was given to be created within the Renew program whilst also implementing the created </w:t>
      </w:r>
      <w:r w:rsidRPr="00EA3EFF">
        <w:rPr>
          <w:rFonts w:asciiTheme="minorHAnsi" w:hAnsiTheme="minorHAnsi" w:cstheme="minorHAnsi"/>
        </w:rPr>
        <w:t>design in C++.</w:t>
      </w:r>
    </w:p>
    <w:p w14:paraId="7698E0AC" w14:textId="77777777" w:rsidR="00EA3EFF" w:rsidRPr="00EA3EFF" w:rsidRDefault="00EA3EFF" w:rsidP="00EA3EFF">
      <w:pPr>
        <w:rPr>
          <w:rFonts w:asciiTheme="minorHAnsi" w:hAnsiTheme="minorHAnsi" w:cstheme="minorHAnsi"/>
        </w:rPr>
      </w:pPr>
    </w:p>
    <w:p w14:paraId="2D36487B" w14:textId="77777777" w:rsidR="00EA3EFF" w:rsidRPr="00EA3EFF" w:rsidRDefault="00EA3EFF" w:rsidP="00EA3EFF">
      <w:pPr>
        <w:rPr>
          <w:rFonts w:asciiTheme="minorHAnsi" w:hAnsiTheme="minorHAnsi" w:cstheme="minorHAnsi"/>
          <w:b/>
        </w:rPr>
      </w:pPr>
      <w:r w:rsidRPr="00EA3EFF">
        <w:rPr>
          <w:rFonts w:asciiTheme="minorHAnsi" w:hAnsiTheme="minorHAnsi" w:cstheme="minorHAnsi"/>
          <w:b/>
        </w:rPr>
        <w:t>Dining Philosophers:</w:t>
      </w:r>
    </w:p>
    <w:p w14:paraId="16876DD4" w14:textId="77777777" w:rsidR="00EA3EFF" w:rsidRPr="00EA3EFF" w:rsidRDefault="00EA3EFF" w:rsidP="00ED0798">
      <w:pPr>
        <w:rPr>
          <w:rFonts w:asciiTheme="minorHAnsi" w:hAnsiTheme="minorHAnsi" w:cstheme="minorHAnsi"/>
          <w:sz w:val="22"/>
        </w:rPr>
      </w:pPr>
      <w:r w:rsidRPr="00EA3EFF">
        <w:rPr>
          <w:rFonts w:asciiTheme="minorHAnsi" w:hAnsiTheme="minorHAnsi" w:cstheme="minorHAnsi"/>
          <w:sz w:val="22"/>
        </w:rPr>
        <w:t>The dining philosopher’s problem is a very simple problem to define. This is because the basic principal is that five philosophers sit at a table with food in the middle and having five forks between them all. The problem starts with the eating process where a philosopher requires two forks to eat as shown in Fig B, however this isn’t possible with all philosophers due to having too few forks available.</w:t>
      </w:r>
    </w:p>
    <w:p w14:paraId="648D1B01" w14:textId="77777777" w:rsidR="00EA3EFF" w:rsidRPr="00EA3EFF" w:rsidRDefault="00EA3EFF" w:rsidP="00EA3EFF">
      <w:pPr>
        <w:jc w:val="center"/>
        <w:rPr>
          <w:rFonts w:asciiTheme="minorHAnsi" w:hAnsiTheme="minorHAnsi" w:cstheme="minorHAnsi"/>
        </w:rPr>
      </w:pPr>
      <w:r w:rsidRPr="00EA3EFF">
        <w:rPr>
          <w:rFonts w:asciiTheme="minorHAnsi" w:hAnsiTheme="minorHAnsi" w:cstheme="minorHAnsi"/>
          <w:noProof/>
        </w:rPr>
        <w:drawing>
          <wp:inline distT="0" distB="0" distL="0" distR="0" wp14:anchorId="38D7106D" wp14:editId="5901CB6F">
            <wp:extent cx="2962275" cy="2962275"/>
            <wp:effectExtent l="0" t="0" r="9525" b="9525"/>
            <wp:docPr id="7" name="Picture 7" descr="http://adit.io/imgs/dining_philosophers/at_th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dit.io/imgs/dining_philosophers/at_the_t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451F006" w14:textId="77777777" w:rsidR="00EA3EFF" w:rsidRPr="00EA3EFF" w:rsidRDefault="00EA3EFF" w:rsidP="00EA3EFF">
      <w:pPr>
        <w:jc w:val="center"/>
        <w:rPr>
          <w:rFonts w:asciiTheme="minorHAnsi" w:hAnsiTheme="minorHAnsi" w:cstheme="minorHAnsi"/>
          <w:sz w:val="22"/>
        </w:rPr>
      </w:pPr>
      <w:r w:rsidRPr="00EA3EFF">
        <w:rPr>
          <w:rFonts w:asciiTheme="minorHAnsi" w:hAnsiTheme="minorHAnsi" w:cstheme="minorHAnsi"/>
          <w:sz w:val="22"/>
        </w:rPr>
        <w:t>Fig A. Ron Swanson dining philosophers example (Anon, 2013)</w:t>
      </w:r>
    </w:p>
    <w:p w14:paraId="2671D6EB" w14:textId="77777777" w:rsidR="00EA3EFF" w:rsidRPr="00EA3EFF" w:rsidRDefault="00EA3EFF" w:rsidP="00EA3EFF">
      <w:pPr>
        <w:jc w:val="center"/>
        <w:rPr>
          <w:rFonts w:asciiTheme="minorHAnsi" w:hAnsiTheme="minorHAnsi" w:cstheme="minorHAnsi"/>
        </w:rPr>
      </w:pPr>
      <w:r w:rsidRPr="00EA3EFF">
        <w:rPr>
          <w:rFonts w:asciiTheme="minorHAnsi" w:hAnsiTheme="minorHAnsi" w:cstheme="minorHAnsi"/>
          <w:noProof/>
        </w:rPr>
        <w:drawing>
          <wp:inline distT="0" distB="0" distL="0" distR="0" wp14:anchorId="2317E972" wp14:editId="34E63E63">
            <wp:extent cx="1676400" cy="1475232"/>
            <wp:effectExtent l="0" t="0" r="0" b="0"/>
            <wp:docPr id="8" name="Picture 8" descr="http://adit.io/imgs/dining_philosophers/happy_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dit.io/imgs/dining_philosophers/happy_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4947" cy="1482754"/>
                    </a:xfrm>
                    <a:prstGeom prst="rect">
                      <a:avLst/>
                    </a:prstGeom>
                    <a:noFill/>
                    <a:ln>
                      <a:noFill/>
                    </a:ln>
                  </pic:spPr>
                </pic:pic>
              </a:graphicData>
            </a:graphic>
          </wp:inline>
        </w:drawing>
      </w:r>
      <w:r w:rsidRPr="00EA3EFF">
        <w:rPr>
          <w:rFonts w:asciiTheme="minorHAnsi" w:hAnsiTheme="minorHAnsi" w:cstheme="minorHAnsi"/>
          <w:noProof/>
        </w:rPr>
        <w:drawing>
          <wp:inline distT="0" distB="0" distL="0" distR="0" wp14:anchorId="6F0AF803" wp14:editId="7FF4265D">
            <wp:extent cx="1710170" cy="1504950"/>
            <wp:effectExtent l="0" t="0" r="4445" b="0"/>
            <wp:docPr id="9" name="Picture 9" descr="http://adit.io/imgs/dining_philosophers/sad_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dit.io/imgs/dining_philosophers/sad_r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0353" cy="1513911"/>
                    </a:xfrm>
                    <a:prstGeom prst="rect">
                      <a:avLst/>
                    </a:prstGeom>
                    <a:noFill/>
                    <a:ln>
                      <a:noFill/>
                    </a:ln>
                  </pic:spPr>
                </pic:pic>
              </a:graphicData>
            </a:graphic>
          </wp:inline>
        </w:drawing>
      </w:r>
    </w:p>
    <w:p w14:paraId="784ECCCF" w14:textId="711D58E4" w:rsidR="00EA3EFF" w:rsidRDefault="00EA3EFF" w:rsidP="00EA3EFF">
      <w:pPr>
        <w:jc w:val="center"/>
        <w:rPr>
          <w:rFonts w:asciiTheme="minorHAnsi" w:hAnsiTheme="minorHAnsi" w:cstheme="minorHAnsi"/>
          <w:sz w:val="22"/>
        </w:rPr>
      </w:pPr>
      <w:r w:rsidRPr="00EA3EFF">
        <w:rPr>
          <w:rFonts w:asciiTheme="minorHAnsi" w:hAnsiTheme="minorHAnsi" w:cstheme="minorHAnsi"/>
          <w:sz w:val="22"/>
        </w:rPr>
        <w:t>Fig B. Philosopher requires two forks to eat not one (Anon, 2013)</w:t>
      </w:r>
    </w:p>
    <w:p w14:paraId="0DE82954" w14:textId="77777777" w:rsidR="00EA3EFF" w:rsidRPr="00EA3EFF" w:rsidRDefault="00EA3EFF" w:rsidP="00EA3EFF">
      <w:pPr>
        <w:jc w:val="center"/>
        <w:rPr>
          <w:rFonts w:asciiTheme="minorHAnsi" w:hAnsiTheme="minorHAnsi" w:cstheme="minorHAnsi"/>
          <w:sz w:val="22"/>
        </w:rPr>
      </w:pPr>
    </w:p>
    <w:p w14:paraId="0214206E" w14:textId="33324117" w:rsidR="00EA3EFF" w:rsidRDefault="00EA3EFF" w:rsidP="0052454C">
      <w:pPr>
        <w:ind w:firstLine="720"/>
        <w:rPr>
          <w:rFonts w:asciiTheme="minorHAnsi" w:hAnsiTheme="minorHAnsi" w:cstheme="minorHAnsi"/>
          <w:sz w:val="22"/>
        </w:rPr>
      </w:pPr>
      <w:r w:rsidRPr="00EA3EFF">
        <w:rPr>
          <w:rFonts w:asciiTheme="minorHAnsi" w:hAnsiTheme="minorHAnsi" w:cstheme="minorHAnsi"/>
          <w:sz w:val="22"/>
        </w:rPr>
        <w:t xml:space="preserve">Although a very simple principle, the dining philosopher’s problem has a couple issues that show off the issue of both dead-lock and live-lock. </w:t>
      </w:r>
      <w:r w:rsidR="0052454C">
        <w:rPr>
          <w:rFonts w:asciiTheme="minorHAnsi" w:hAnsiTheme="minorHAnsi" w:cstheme="minorHAnsi"/>
          <w:sz w:val="22"/>
        </w:rPr>
        <w:t xml:space="preserve">When does deadlock occur? </w:t>
      </w:r>
    </w:p>
    <w:p w14:paraId="29F7E90C" w14:textId="26B43519" w:rsidR="0052454C" w:rsidRDefault="0052454C" w:rsidP="00EA3EFF">
      <w:pPr>
        <w:rPr>
          <w:rFonts w:asciiTheme="minorHAnsi" w:hAnsiTheme="minorHAnsi" w:cstheme="minorHAnsi"/>
          <w:sz w:val="22"/>
        </w:rPr>
      </w:pPr>
    </w:p>
    <w:p w14:paraId="255DFC89" w14:textId="77777777" w:rsidR="0052454C" w:rsidRDefault="0052454C" w:rsidP="00EA3EFF">
      <w:pPr>
        <w:rPr>
          <w:rFonts w:asciiTheme="minorHAnsi" w:hAnsiTheme="minorHAnsi" w:cstheme="minorHAnsi"/>
          <w:sz w:val="22"/>
        </w:rPr>
      </w:pPr>
      <w:r>
        <w:rPr>
          <w:rFonts w:asciiTheme="minorHAnsi" w:hAnsiTheme="minorHAnsi" w:cstheme="minorHAnsi"/>
          <w:sz w:val="22"/>
        </w:rPr>
        <w:tab/>
        <w:t>Deadlock occurs when every philosopher attempts to pick up a fork and will then wait for another fork to become available before they can begin eating, however none of the philosopher will drop a fork thus stuck in an eternal loop of waiting for a fork. So what about livelock? Livelock occurs when a time limit is set for each philosopher’s ability to pick up a fork and drop a fork. Although this prevents deadlock it causes another issue where the timings can synch and each philosopher drops their fork, waits out the set time and then tries to retrieve two forks. Thus ending up in a loop again.</w:t>
      </w:r>
    </w:p>
    <w:p w14:paraId="22C18D90" w14:textId="77777777" w:rsidR="0052454C" w:rsidRDefault="0052454C" w:rsidP="00EA3EFF">
      <w:pPr>
        <w:rPr>
          <w:rFonts w:asciiTheme="minorHAnsi" w:hAnsiTheme="minorHAnsi" w:cstheme="minorHAnsi"/>
          <w:sz w:val="22"/>
        </w:rPr>
      </w:pPr>
    </w:p>
    <w:p w14:paraId="6F2857D4" w14:textId="77777777" w:rsidR="0052454C" w:rsidRDefault="0052454C" w:rsidP="00EA3EFF">
      <w:pPr>
        <w:rPr>
          <w:rFonts w:asciiTheme="minorHAnsi" w:hAnsiTheme="minorHAnsi" w:cstheme="minorHAnsi"/>
          <w:sz w:val="22"/>
        </w:rPr>
      </w:pPr>
    </w:p>
    <w:p w14:paraId="1561AE68" w14:textId="77777777" w:rsidR="0052454C" w:rsidRDefault="0052454C" w:rsidP="00EA3EFF">
      <w:pPr>
        <w:rPr>
          <w:rFonts w:asciiTheme="minorHAnsi" w:hAnsiTheme="minorHAnsi" w:cstheme="minorHAnsi"/>
          <w:sz w:val="22"/>
        </w:rPr>
      </w:pPr>
    </w:p>
    <w:p w14:paraId="6A65BB59" w14:textId="7576CE26" w:rsidR="0052454C" w:rsidRDefault="00466D15" w:rsidP="00D75695">
      <w:pPr>
        <w:ind w:firstLine="720"/>
        <w:rPr>
          <w:rFonts w:asciiTheme="minorHAnsi" w:hAnsiTheme="minorHAnsi" w:cstheme="minorHAnsi"/>
          <w:sz w:val="22"/>
        </w:rPr>
      </w:pPr>
      <w:r>
        <w:rPr>
          <w:rFonts w:asciiTheme="minorHAnsi" w:hAnsiTheme="minorHAnsi" w:cstheme="minorHAnsi"/>
          <w:sz w:val="22"/>
        </w:rPr>
        <w:lastRenderedPageBreak/>
        <w:t>For this assignment a simple petri net was created to demonstrate this problem</w:t>
      </w:r>
      <w:r w:rsidR="00DD2BAD">
        <w:rPr>
          <w:rFonts w:asciiTheme="minorHAnsi" w:hAnsiTheme="minorHAnsi" w:cstheme="minorHAnsi"/>
          <w:sz w:val="22"/>
        </w:rPr>
        <w:t xml:space="preserve"> as shown in fig C. This simple Petri net shows</w:t>
      </w:r>
      <w:r w:rsidR="00D75695">
        <w:rPr>
          <w:rFonts w:asciiTheme="minorHAnsi" w:hAnsiTheme="minorHAnsi" w:cstheme="minorHAnsi"/>
          <w:sz w:val="22"/>
        </w:rPr>
        <w:t xml:space="preserve"> the firing sequence of picking up forks, eating and thinking. This design suffers from starvation and deadlock where a fork is unavailable and is never retrieved by a philosopher thus causing them to starve and die.</w:t>
      </w:r>
    </w:p>
    <w:p w14:paraId="606BEA95" w14:textId="27210363" w:rsidR="003F0F23" w:rsidRDefault="003F0F23" w:rsidP="003F0F23">
      <w:pPr>
        <w:rPr>
          <w:rFonts w:asciiTheme="minorHAnsi" w:hAnsiTheme="minorHAnsi" w:cstheme="minorHAnsi"/>
          <w:sz w:val="22"/>
        </w:rPr>
      </w:pPr>
    </w:p>
    <w:p w14:paraId="388BB4F9" w14:textId="45AD9A55" w:rsidR="003F0F23" w:rsidRDefault="003F0F23" w:rsidP="003F0F23">
      <w:pPr>
        <w:rPr>
          <w:rFonts w:asciiTheme="minorHAnsi" w:hAnsiTheme="minorHAnsi" w:cstheme="minorHAnsi"/>
          <w:sz w:val="22"/>
        </w:rPr>
      </w:pPr>
      <w:r>
        <w:rPr>
          <w:rFonts w:asciiTheme="minorHAnsi" w:hAnsiTheme="minorHAnsi" w:cstheme="minorHAnsi"/>
          <w:sz w:val="22"/>
        </w:rPr>
        <w:tab/>
        <w:t>The Petri net design was first started using places for forks and then a single transition between two representing a philosopher, these philosophers then had two places representing eating and thinking in a small cycle (Fig D.) that would be able to put a philosopher into one state and then return the forks back afterwards. However, this isn’t a suitable solution due to the randomness of the fork selection causing the scenario of starvation to occur.</w:t>
      </w:r>
    </w:p>
    <w:p w14:paraId="36B97C22" w14:textId="77777777" w:rsidR="00DD2BAD" w:rsidRPr="00EA3EFF" w:rsidRDefault="00DD2BAD" w:rsidP="00EA3EFF">
      <w:pPr>
        <w:rPr>
          <w:rFonts w:asciiTheme="minorHAnsi" w:hAnsiTheme="minorHAnsi" w:cstheme="minorHAnsi"/>
          <w:sz w:val="22"/>
        </w:rPr>
      </w:pPr>
    </w:p>
    <w:p w14:paraId="592CDFEB" w14:textId="7F554DA0" w:rsidR="00EA3EFF" w:rsidRDefault="00EA3EFF" w:rsidP="003F0F23">
      <w:pPr>
        <w:rPr>
          <w:rFonts w:asciiTheme="minorHAnsi" w:hAnsiTheme="minorHAnsi" w:cstheme="minorHAnsi"/>
        </w:rPr>
      </w:pPr>
      <w:r w:rsidRPr="00EA3EFF">
        <w:rPr>
          <w:rFonts w:asciiTheme="minorHAnsi" w:hAnsiTheme="minorHAnsi" w:cstheme="minorHAnsi"/>
          <w:noProof/>
        </w:rPr>
        <w:drawing>
          <wp:inline distT="0" distB="0" distL="0" distR="0" wp14:anchorId="3BDBEF5C" wp14:editId="5470CC26">
            <wp:extent cx="3448050" cy="2799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93" t="23274" r="12918" b="13123"/>
                    <a:stretch/>
                  </pic:blipFill>
                  <pic:spPr bwMode="auto">
                    <a:xfrm>
                      <a:off x="0" y="0"/>
                      <a:ext cx="3458122" cy="2807274"/>
                    </a:xfrm>
                    <a:prstGeom prst="rect">
                      <a:avLst/>
                    </a:prstGeom>
                    <a:ln>
                      <a:noFill/>
                    </a:ln>
                    <a:extLst>
                      <a:ext uri="{53640926-AAD7-44D8-BBD7-CCE9431645EC}">
                        <a14:shadowObscured xmlns:a14="http://schemas.microsoft.com/office/drawing/2010/main"/>
                      </a:ext>
                    </a:extLst>
                  </pic:spPr>
                </pic:pic>
              </a:graphicData>
            </a:graphic>
          </wp:inline>
        </w:drawing>
      </w:r>
      <w:r w:rsidR="003F0F23">
        <w:rPr>
          <w:rFonts w:asciiTheme="minorHAnsi" w:hAnsiTheme="minorHAnsi" w:cstheme="minorHAnsi"/>
        </w:rPr>
        <w:t xml:space="preserve">                 </w:t>
      </w:r>
      <w:r w:rsidR="003F0F23" w:rsidRPr="00EA3EFF">
        <w:rPr>
          <w:rFonts w:asciiTheme="minorHAnsi" w:hAnsiTheme="minorHAnsi" w:cstheme="minorHAnsi"/>
          <w:noProof/>
        </w:rPr>
        <w:drawing>
          <wp:inline distT="0" distB="0" distL="0" distR="0" wp14:anchorId="068FEEE9" wp14:editId="0654AC25">
            <wp:extent cx="952019" cy="1732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145" t="60583" r="42343" b="13123"/>
                    <a:stretch/>
                  </pic:blipFill>
                  <pic:spPr bwMode="auto">
                    <a:xfrm>
                      <a:off x="0" y="0"/>
                      <a:ext cx="956215" cy="1740553"/>
                    </a:xfrm>
                    <a:prstGeom prst="rect">
                      <a:avLst/>
                    </a:prstGeom>
                    <a:ln>
                      <a:noFill/>
                    </a:ln>
                    <a:extLst>
                      <a:ext uri="{53640926-AAD7-44D8-BBD7-CCE9431645EC}">
                        <a14:shadowObscured xmlns:a14="http://schemas.microsoft.com/office/drawing/2010/main"/>
                      </a:ext>
                    </a:extLst>
                  </pic:spPr>
                </pic:pic>
              </a:graphicData>
            </a:graphic>
          </wp:inline>
        </w:drawing>
      </w:r>
      <w:r w:rsidR="003F0F23">
        <w:rPr>
          <w:rFonts w:asciiTheme="minorHAnsi" w:hAnsiTheme="minorHAnsi" w:cstheme="minorHAnsi"/>
        </w:rPr>
        <w:t xml:space="preserve">         </w:t>
      </w:r>
    </w:p>
    <w:p w14:paraId="3D2CD354" w14:textId="08F13648" w:rsidR="003F0F23" w:rsidRDefault="00466D15" w:rsidP="003F0F23">
      <w:pPr>
        <w:ind w:left="720"/>
        <w:rPr>
          <w:rFonts w:asciiTheme="minorHAnsi" w:hAnsiTheme="minorHAnsi" w:cstheme="minorHAnsi"/>
          <w:sz w:val="22"/>
        </w:rPr>
      </w:pPr>
      <w:r w:rsidRPr="00466D15">
        <w:rPr>
          <w:rFonts w:asciiTheme="minorHAnsi" w:hAnsiTheme="minorHAnsi" w:cstheme="minorHAnsi"/>
          <w:sz w:val="22"/>
        </w:rPr>
        <w:t>Fig C. Simple Philosopher Petri net.</w:t>
      </w:r>
      <w:r w:rsidR="003F0F23">
        <w:rPr>
          <w:rFonts w:asciiTheme="minorHAnsi" w:hAnsiTheme="minorHAnsi" w:cstheme="minorHAnsi"/>
          <w:sz w:val="22"/>
        </w:rPr>
        <w:tab/>
      </w:r>
      <w:r w:rsidR="003F0F23">
        <w:rPr>
          <w:rFonts w:asciiTheme="minorHAnsi" w:hAnsiTheme="minorHAnsi" w:cstheme="minorHAnsi"/>
          <w:sz w:val="22"/>
        </w:rPr>
        <w:tab/>
      </w:r>
      <w:r w:rsidR="003F0F23">
        <w:rPr>
          <w:rFonts w:asciiTheme="minorHAnsi" w:hAnsiTheme="minorHAnsi" w:cstheme="minorHAnsi"/>
          <w:sz w:val="22"/>
        </w:rPr>
        <w:tab/>
        <w:t>Fig D. Small philosopher cycle.</w:t>
      </w:r>
    </w:p>
    <w:p w14:paraId="28BC2047" w14:textId="542F1F81" w:rsidR="003F0F23" w:rsidRDefault="003F0F23" w:rsidP="003F0F23">
      <w:pPr>
        <w:ind w:left="720"/>
        <w:rPr>
          <w:rFonts w:asciiTheme="minorHAnsi" w:hAnsiTheme="minorHAnsi" w:cstheme="minorHAnsi"/>
          <w:sz w:val="22"/>
        </w:rPr>
      </w:pPr>
    </w:p>
    <w:p w14:paraId="2ED87E4B" w14:textId="426B0583" w:rsidR="003F0F23" w:rsidRPr="00466D15" w:rsidRDefault="00AE1E64" w:rsidP="00CD5D98">
      <w:pPr>
        <w:ind w:firstLine="720"/>
        <w:rPr>
          <w:rFonts w:asciiTheme="minorHAnsi" w:hAnsiTheme="minorHAnsi" w:cstheme="minorHAnsi"/>
          <w:sz w:val="22"/>
        </w:rPr>
      </w:pPr>
      <w:r>
        <w:rPr>
          <w:rFonts w:asciiTheme="minorHAnsi" w:hAnsiTheme="minorHAnsi" w:cstheme="minorHAnsi"/>
          <w:sz w:val="22"/>
        </w:rPr>
        <w:t xml:space="preserve">Testing of the Petri net was proven to show how </w:t>
      </w:r>
      <w:r w:rsidR="00CD5D98">
        <w:rPr>
          <w:rFonts w:asciiTheme="minorHAnsi" w:hAnsiTheme="minorHAnsi" w:cstheme="minorHAnsi"/>
          <w:sz w:val="22"/>
        </w:rPr>
        <w:t xml:space="preserve">the random firing has caused </w:t>
      </w:r>
      <w:r w:rsidR="00435951">
        <w:rPr>
          <w:rFonts w:asciiTheme="minorHAnsi" w:hAnsiTheme="minorHAnsi" w:cstheme="minorHAnsi"/>
          <w:sz w:val="22"/>
        </w:rPr>
        <w:t>deadlock to occur, this is happened due to the random firing of tokens that leads to either one or more philosophers waiting a large period of time before getting the chance to eat.</w:t>
      </w:r>
    </w:p>
    <w:p w14:paraId="185A804B" w14:textId="77777777" w:rsidR="00466D15" w:rsidRPr="00EA3EFF" w:rsidRDefault="00466D15" w:rsidP="00EA3EFF">
      <w:pPr>
        <w:jc w:val="center"/>
        <w:rPr>
          <w:rFonts w:asciiTheme="minorHAnsi" w:hAnsiTheme="minorHAnsi" w:cstheme="minorHAnsi"/>
        </w:rPr>
      </w:pPr>
    </w:p>
    <w:p w14:paraId="5E75D1DE" w14:textId="62F8883F" w:rsidR="00466D15" w:rsidRDefault="00466D15" w:rsidP="00466D15">
      <w:pPr>
        <w:jc w:val="center"/>
        <w:rPr>
          <w:rFonts w:asciiTheme="minorHAnsi" w:hAnsiTheme="minorHAnsi" w:cstheme="minorHAnsi"/>
          <w:b/>
        </w:rPr>
      </w:pPr>
      <w:r>
        <w:rPr>
          <w:noProof/>
        </w:rPr>
        <w:drawing>
          <wp:inline distT="0" distB="0" distL="0" distR="0" wp14:anchorId="06A52CA8" wp14:editId="795CAEDA">
            <wp:extent cx="4352925"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98" t="23423" r="11755" b="12469"/>
                    <a:stretch/>
                  </pic:blipFill>
                  <pic:spPr bwMode="auto">
                    <a:xfrm>
                      <a:off x="0" y="0"/>
                      <a:ext cx="4352925" cy="3467100"/>
                    </a:xfrm>
                    <a:prstGeom prst="rect">
                      <a:avLst/>
                    </a:prstGeom>
                    <a:ln>
                      <a:noFill/>
                    </a:ln>
                    <a:extLst>
                      <a:ext uri="{53640926-AAD7-44D8-BBD7-CCE9431645EC}">
                        <a14:shadowObscured xmlns:a14="http://schemas.microsoft.com/office/drawing/2010/main"/>
                      </a:ext>
                    </a:extLst>
                  </pic:spPr>
                </pic:pic>
              </a:graphicData>
            </a:graphic>
          </wp:inline>
        </w:drawing>
      </w:r>
    </w:p>
    <w:p w14:paraId="0B8D9071" w14:textId="3DBB87A7" w:rsidR="00466D15" w:rsidRPr="00466D15" w:rsidRDefault="003F0F23" w:rsidP="00466D15">
      <w:pPr>
        <w:jc w:val="center"/>
        <w:rPr>
          <w:rFonts w:asciiTheme="minorHAnsi" w:hAnsiTheme="minorHAnsi" w:cstheme="minorHAnsi"/>
          <w:sz w:val="22"/>
        </w:rPr>
      </w:pPr>
      <w:r>
        <w:rPr>
          <w:rFonts w:asciiTheme="minorHAnsi" w:hAnsiTheme="minorHAnsi" w:cstheme="minorHAnsi"/>
          <w:sz w:val="22"/>
        </w:rPr>
        <w:t>Fig E</w:t>
      </w:r>
      <w:r w:rsidR="00466D15" w:rsidRPr="00466D15">
        <w:rPr>
          <w:rFonts w:asciiTheme="minorHAnsi" w:hAnsiTheme="minorHAnsi" w:cstheme="minorHAnsi"/>
          <w:sz w:val="22"/>
        </w:rPr>
        <w:t>. Simple Philosopher Petri net</w:t>
      </w:r>
      <w:r w:rsidR="001534E3">
        <w:rPr>
          <w:rFonts w:asciiTheme="minorHAnsi" w:hAnsiTheme="minorHAnsi" w:cstheme="minorHAnsi"/>
          <w:sz w:val="22"/>
        </w:rPr>
        <w:t xml:space="preserve"> simulation</w:t>
      </w:r>
      <w:r w:rsidR="00466D15" w:rsidRPr="00466D15">
        <w:rPr>
          <w:rFonts w:asciiTheme="minorHAnsi" w:hAnsiTheme="minorHAnsi" w:cstheme="minorHAnsi"/>
          <w:sz w:val="22"/>
        </w:rPr>
        <w:t>.</w:t>
      </w:r>
    </w:p>
    <w:p w14:paraId="738FD245" w14:textId="429986BC" w:rsidR="00466D15" w:rsidRPr="00466D15" w:rsidRDefault="00466D15" w:rsidP="00466D15">
      <w:pPr>
        <w:jc w:val="center"/>
        <w:rPr>
          <w:rFonts w:asciiTheme="minorHAnsi" w:hAnsiTheme="minorHAnsi" w:cstheme="minorHAnsi"/>
          <w:b/>
          <w:sz w:val="22"/>
        </w:rPr>
      </w:pPr>
    </w:p>
    <w:p w14:paraId="16D2A4C7" w14:textId="77777777" w:rsidR="00466D15" w:rsidRDefault="00466D15" w:rsidP="00466D15">
      <w:pPr>
        <w:jc w:val="center"/>
        <w:rPr>
          <w:rFonts w:asciiTheme="minorHAnsi" w:hAnsiTheme="minorHAnsi" w:cstheme="minorHAnsi"/>
          <w:b/>
        </w:rPr>
      </w:pPr>
    </w:p>
    <w:p w14:paraId="299730E9" w14:textId="0BAF4850" w:rsidR="00EA3EFF" w:rsidRPr="00EA3EFF" w:rsidRDefault="00EA3EFF" w:rsidP="00EA3EFF">
      <w:pPr>
        <w:rPr>
          <w:rFonts w:asciiTheme="minorHAnsi" w:hAnsiTheme="minorHAnsi" w:cstheme="minorHAnsi"/>
          <w:b/>
        </w:rPr>
      </w:pPr>
      <w:r w:rsidRPr="00EA3EFF">
        <w:rPr>
          <w:rFonts w:asciiTheme="minorHAnsi" w:hAnsiTheme="minorHAnsi" w:cstheme="minorHAnsi"/>
          <w:b/>
        </w:rPr>
        <w:lastRenderedPageBreak/>
        <w:t>Dining Philosophers Nested:</w:t>
      </w:r>
    </w:p>
    <w:p w14:paraId="283C32C3" w14:textId="6BDD32C3" w:rsidR="00EA3EFF" w:rsidRPr="00EA3EFF" w:rsidRDefault="00C43D8E" w:rsidP="00EA3EFF">
      <w:pPr>
        <w:rPr>
          <w:rFonts w:asciiTheme="minorHAnsi" w:hAnsiTheme="minorHAnsi" w:cstheme="minorHAnsi"/>
        </w:rPr>
      </w:pPr>
      <w:r w:rsidRPr="00BE47E9">
        <w:rPr>
          <w:rFonts w:asciiTheme="minorHAnsi" w:hAnsiTheme="minorHAnsi" w:cstheme="minorHAnsi"/>
          <w:sz w:val="22"/>
        </w:rPr>
        <w:t>After the first attempt of a simple petri net was created, the next step was to include nesting or nets within nets to create a slightly more complex net with a better solution to the deadlock problem.</w:t>
      </w:r>
      <w:r w:rsidR="00FB4C9D">
        <w:rPr>
          <w:rFonts w:asciiTheme="minorHAnsi" w:hAnsiTheme="minorHAnsi" w:cstheme="minorHAnsi"/>
          <w:sz w:val="22"/>
        </w:rPr>
        <w:t xml:space="preserve"> The net shown in Fig F shows a similar design to the first Petri net, although this net makes use of nets within </w:t>
      </w:r>
      <w:r w:rsidR="00960C7A">
        <w:rPr>
          <w:rFonts w:asciiTheme="minorHAnsi" w:hAnsiTheme="minorHAnsi" w:cstheme="minorHAnsi"/>
          <w:sz w:val="22"/>
        </w:rPr>
        <w:t xml:space="preserve">nets </w:t>
      </w:r>
      <w:r w:rsidR="00FB4C9D">
        <w:rPr>
          <w:rFonts w:asciiTheme="minorHAnsi" w:hAnsiTheme="minorHAnsi" w:cstheme="minorHAnsi"/>
          <w:sz w:val="22"/>
        </w:rPr>
        <w:t>by taking each philosopher</w:t>
      </w:r>
      <w:r w:rsidR="00960C7A">
        <w:rPr>
          <w:rFonts w:asciiTheme="minorHAnsi" w:hAnsiTheme="minorHAnsi" w:cstheme="minorHAnsi"/>
          <w:sz w:val="22"/>
        </w:rPr>
        <w:t>s states into its own net as shown in Fig G.</w:t>
      </w:r>
    </w:p>
    <w:p w14:paraId="28742DB2" w14:textId="56A3D8C6" w:rsidR="00EA3EFF" w:rsidRDefault="00EA3EFF" w:rsidP="00EA3EFF">
      <w:pPr>
        <w:jc w:val="center"/>
        <w:rPr>
          <w:rFonts w:asciiTheme="minorHAnsi" w:hAnsiTheme="minorHAnsi" w:cstheme="minorHAnsi"/>
        </w:rPr>
      </w:pPr>
      <w:r w:rsidRPr="00EA3EFF">
        <w:rPr>
          <w:rFonts w:asciiTheme="minorHAnsi" w:hAnsiTheme="minorHAnsi" w:cstheme="minorHAnsi"/>
          <w:noProof/>
        </w:rPr>
        <w:drawing>
          <wp:inline distT="0" distB="0" distL="0" distR="0" wp14:anchorId="176E21A5" wp14:editId="73ACCFDD">
            <wp:extent cx="4810125" cy="3314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38" t="9022" r="6437" b="22725"/>
                    <a:stretch/>
                  </pic:blipFill>
                  <pic:spPr bwMode="auto">
                    <a:xfrm>
                      <a:off x="0" y="0"/>
                      <a:ext cx="4810125" cy="3314700"/>
                    </a:xfrm>
                    <a:prstGeom prst="rect">
                      <a:avLst/>
                    </a:prstGeom>
                    <a:ln>
                      <a:noFill/>
                    </a:ln>
                    <a:extLst>
                      <a:ext uri="{53640926-AAD7-44D8-BBD7-CCE9431645EC}">
                        <a14:shadowObscured xmlns:a14="http://schemas.microsoft.com/office/drawing/2010/main"/>
                      </a:ext>
                    </a:extLst>
                  </pic:spPr>
                </pic:pic>
              </a:graphicData>
            </a:graphic>
          </wp:inline>
        </w:drawing>
      </w:r>
    </w:p>
    <w:p w14:paraId="24A64D1B" w14:textId="19EAE339" w:rsidR="00994EE6" w:rsidRPr="00960C7A" w:rsidRDefault="00994EE6" w:rsidP="00EA3EFF">
      <w:pPr>
        <w:jc w:val="center"/>
        <w:rPr>
          <w:rFonts w:asciiTheme="minorHAnsi" w:hAnsiTheme="minorHAnsi" w:cstheme="minorHAnsi"/>
          <w:sz w:val="22"/>
        </w:rPr>
      </w:pPr>
      <w:r w:rsidRPr="00960C7A">
        <w:rPr>
          <w:rFonts w:asciiTheme="minorHAnsi" w:hAnsiTheme="minorHAnsi" w:cstheme="minorHAnsi"/>
          <w:sz w:val="22"/>
        </w:rPr>
        <w:t>Fig F. Nested dining philosopher’s problem.</w:t>
      </w:r>
    </w:p>
    <w:p w14:paraId="0C09CAC0" w14:textId="7ED93963" w:rsidR="00EA3EFF" w:rsidRPr="00EA3EFF" w:rsidRDefault="00EA3EFF" w:rsidP="00EA3EFF">
      <w:pPr>
        <w:rPr>
          <w:rFonts w:asciiTheme="minorHAnsi" w:hAnsiTheme="minorHAnsi" w:cstheme="minorHAnsi"/>
        </w:rPr>
      </w:pPr>
    </w:p>
    <w:p w14:paraId="6EB3ED5B" w14:textId="1C125B06" w:rsidR="00EA3EFF" w:rsidRPr="00EA3EFF" w:rsidRDefault="00960C7A" w:rsidP="00EA3EFF">
      <w:pPr>
        <w:rPr>
          <w:rFonts w:asciiTheme="minorHAnsi" w:hAnsiTheme="minorHAnsi" w:cstheme="minorHAnsi"/>
        </w:rPr>
      </w:pPr>
      <w:r>
        <w:rPr>
          <w:rFonts w:asciiTheme="minorHAnsi" w:hAnsiTheme="minorHAnsi" w:cstheme="minorHAnsi"/>
        </w:rPr>
        <w:tab/>
      </w:r>
      <w:r w:rsidR="008C1ABC">
        <w:rPr>
          <w:rFonts w:asciiTheme="minorHAnsi" w:hAnsiTheme="minorHAnsi" w:cstheme="minorHAnsi"/>
          <w:sz w:val="22"/>
        </w:rPr>
        <w:t xml:space="preserve">The design for this net was to move the philosopher’s states into their own separate nets </w:t>
      </w:r>
      <w:r w:rsidR="002B7277">
        <w:rPr>
          <w:rFonts w:asciiTheme="minorHAnsi" w:hAnsiTheme="minorHAnsi" w:cstheme="minorHAnsi"/>
          <w:sz w:val="22"/>
        </w:rPr>
        <w:t>and have each state as it</w:t>
      </w:r>
      <w:r w:rsidR="008C1ABC">
        <w:rPr>
          <w:rFonts w:asciiTheme="minorHAnsi" w:hAnsiTheme="minorHAnsi" w:cstheme="minorHAnsi"/>
          <w:sz w:val="22"/>
        </w:rPr>
        <w:t>s</w:t>
      </w:r>
      <w:r w:rsidR="002B7277">
        <w:rPr>
          <w:rFonts w:asciiTheme="minorHAnsi" w:hAnsiTheme="minorHAnsi" w:cstheme="minorHAnsi"/>
          <w:sz w:val="22"/>
        </w:rPr>
        <w:t xml:space="preserve"> </w:t>
      </w:r>
      <w:r w:rsidR="008C1ABC">
        <w:rPr>
          <w:rFonts w:asciiTheme="minorHAnsi" w:hAnsiTheme="minorHAnsi" w:cstheme="minorHAnsi"/>
          <w:sz w:val="22"/>
        </w:rPr>
        <w:t xml:space="preserve">own transition </w:t>
      </w:r>
      <w:r w:rsidR="002B7277">
        <w:rPr>
          <w:rFonts w:asciiTheme="minorHAnsi" w:hAnsiTheme="minorHAnsi" w:cstheme="minorHAnsi"/>
          <w:sz w:val="22"/>
        </w:rPr>
        <w:t>t</w:t>
      </w:r>
      <w:r w:rsidR="008C1ABC">
        <w:rPr>
          <w:rFonts w:asciiTheme="minorHAnsi" w:hAnsiTheme="minorHAnsi" w:cstheme="minorHAnsi"/>
          <w:sz w:val="22"/>
        </w:rPr>
        <w:t>hat would be able to replace tokens back for the forks without completely removing the philosopher as was previously having with the net.</w:t>
      </w:r>
      <w:r w:rsidR="002B7277">
        <w:rPr>
          <w:rFonts w:asciiTheme="minorHAnsi" w:hAnsiTheme="minorHAnsi" w:cstheme="minorHAnsi"/>
          <w:sz w:val="22"/>
        </w:rPr>
        <w:t xml:space="preserve"> The net demonstrates this by having a philosopher thinking until </w:t>
      </w:r>
      <w:r w:rsidR="008467A7">
        <w:rPr>
          <w:rFonts w:asciiTheme="minorHAnsi" w:hAnsiTheme="minorHAnsi" w:cstheme="minorHAnsi"/>
          <w:sz w:val="22"/>
        </w:rPr>
        <w:t>two tokens are passed into the thinking transitions, once this has fired the philosopher will begin to eat and the tokens are placed back into the forks original place.</w:t>
      </w:r>
    </w:p>
    <w:p w14:paraId="07A5B273" w14:textId="0E834DD0" w:rsidR="00EA3EFF" w:rsidRDefault="00EA3EFF" w:rsidP="00EA3EFF">
      <w:pPr>
        <w:jc w:val="center"/>
        <w:rPr>
          <w:rFonts w:asciiTheme="minorHAnsi" w:hAnsiTheme="minorHAnsi" w:cstheme="minorHAnsi"/>
        </w:rPr>
      </w:pPr>
      <w:r w:rsidRPr="00EA3EFF">
        <w:rPr>
          <w:rFonts w:asciiTheme="minorHAnsi" w:hAnsiTheme="minorHAnsi" w:cstheme="minorHAnsi"/>
          <w:noProof/>
        </w:rPr>
        <w:drawing>
          <wp:inline distT="0" distB="0" distL="0" distR="0" wp14:anchorId="5A9B46D1" wp14:editId="47AF3610">
            <wp:extent cx="209550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11" t="38776" r="44328" b="40986"/>
                    <a:stretch/>
                  </pic:blipFill>
                  <pic:spPr bwMode="auto">
                    <a:xfrm>
                      <a:off x="0" y="0"/>
                      <a:ext cx="2095500" cy="1133475"/>
                    </a:xfrm>
                    <a:prstGeom prst="rect">
                      <a:avLst/>
                    </a:prstGeom>
                    <a:ln>
                      <a:noFill/>
                    </a:ln>
                    <a:extLst>
                      <a:ext uri="{53640926-AAD7-44D8-BBD7-CCE9431645EC}">
                        <a14:shadowObscured xmlns:a14="http://schemas.microsoft.com/office/drawing/2010/main"/>
                      </a:ext>
                    </a:extLst>
                  </pic:spPr>
                </pic:pic>
              </a:graphicData>
            </a:graphic>
          </wp:inline>
        </w:drawing>
      </w:r>
    </w:p>
    <w:p w14:paraId="0E0EF5A1" w14:textId="073AB71F" w:rsidR="00994EE6" w:rsidRDefault="00994EE6" w:rsidP="00EA3EFF">
      <w:pPr>
        <w:jc w:val="center"/>
        <w:rPr>
          <w:rFonts w:asciiTheme="minorHAnsi" w:hAnsiTheme="minorHAnsi" w:cstheme="minorHAnsi"/>
          <w:sz w:val="22"/>
        </w:rPr>
      </w:pPr>
      <w:r w:rsidRPr="00960C7A">
        <w:rPr>
          <w:rFonts w:asciiTheme="minorHAnsi" w:hAnsiTheme="minorHAnsi" w:cstheme="minorHAnsi"/>
          <w:sz w:val="22"/>
        </w:rPr>
        <w:t>Fig G. Net within net.</w:t>
      </w:r>
    </w:p>
    <w:p w14:paraId="2D163E2B" w14:textId="5E5ABD42" w:rsidR="008467A7" w:rsidRDefault="008467A7" w:rsidP="008467A7">
      <w:pPr>
        <w:rPr>
          <w:rFonts w:asciiTheme="minorHAnsi" w:hAnsiTheme="minorHAnsi" w:cstheme="minorHAnsi"/>
          <w:sz w:val="22"/>
        </w:rPr>
      </w:pPr>
    </w:p>
    <w:p w14:paraId="5A1B7EDE" w14:textId="56EBFD70" w:rsidR="008467A7" w:rsidRDefault="008467A7" w:rsidP="008467A7">
      <w:pPr>
        <w:rPr>
          <w:rFonts w:asciiTheme="minorHAnsi" w:hAnsiTheme="minorHAnsi" w:cstheme="minorHAnsi"/>
          <w:sz w:val="22"/>
        </w:rPr>
      </w:pPr>
      <w:r>
        <w:rPr>
          <w:rFonts w:asciiTheme="minorHAnsi" w:hAnsiTheme="minorHAnsi" w:cstheme="minorHAnsi"/>
          <w:sz w:val="22"/>
        </w:rPr>
        <w:tab/>
        <w:t xml:space="preserve">Fig G represents a very simple net with each state being fired in a cycle with the philosopher only ever being able to eat or think, not both at the same time, nor </w:t>
      </w:r>
      <w:r w:rsidR="0013015E">
        <w:rPr>
          <w:rFonts w:asciiTheme="minorHAnsi" w:hAnsiTheme="minorHAnsi" w:cstheme="minorHAnsi"/>
          <w:sz w:val="22"/>
        </w:rPr>
        <w:t>is a token ever stuck inside one state indefinitely. However, although is a smarter solution it hasn’t fixed the starvation issue due to philosopher still eating in a random order meaning one philosopher can end up waiting a large amount of time before they’ll get to eat.</w:t>
      </w:r>
    </w:p>
    <w:p w14:paraId="36669F9C" w14:textId="1A05E90F" w:rsidR="00F71B84" w:rsidRDefault="00F71B84" w:rsidP="008467A7">
      <w:pPr>
        <w:rPr>
          <w:rFonts w:asciiTheme="minorHAnsi" w:hAnsiTheme="minorHAnsi" w:cstheme="minorHAnsi"/>
          <w:sz w:val="22"/>
        </w:rPr>
      </w:pPr>
    </w:p>
    <w:p w14:paraId="6FCA9F91" w14:textId="2AEED1B1" w:rsidR="00F71B84" w:rsidRPr="00960C7A" w:rsidRDefault="00F71B84" w:rsidP="008467A7">
      <w:pPr>
        <w:rPr>
          <w:rFonts w:asciiTheme="minorHAnsi" w:hAnsiTheme="minorHAnsi" w:cstheme="minorHAnsi"/>
          <w:sz w:val="22"/>
        </w:rPr>
      </w:pPr>
      <w:r>
        <w:rPr>
          <w:rFonts w:asciiTheme="minorHAnsi" w:hAnsiTheme="minorHAnsi" w:cstheme="minorHAnsi"/>
          <w:sz w:val="22"/>
        </w:rPr>
        <w:tab/>
        <w:t xml:space="preserve">Testing of this net </w:t>
      </w:r>
      <w:r w:rsidR="00B66AE7">
        <w:rPr>
          <w:rFonts w:asciiTheme="minorHAnsi" w:hAnsiTheme="minorHAnsi" w:cstheme="minorHAnsi"/>
          <w:sz w:val="22"/>
        </w:rPr>
        <w:t xml:space="preserve">as shown in Fig H, shows the initial firing of the Petri net. </w:t>
      </w:r>
      <w:r w:rsidR="002224B8">
        <w:rPr>
          <w:rFonts w:asciiTheme="minorHAnsi" w:hAnsiTheme="minorHAnsi" w:cstheme="minorHAnsi"/>
          <w:sz w:val="22"/>
        </w:rPr>
        <w:t xml:space="preserve">Each stage has been labelled with a number to identify the stepping of each firing sequence. As shown in stage 1 the tokens are placed into the forks ready for eating. The next stage preps the philosophers </w:t>
      </w:r>
      <w:r w:rsidR="007D4CB7">
        <w:rPr>
          <w:rFonts w:asciiTheme="minorHAnsi" w:hAnsiTheme="minorHAnsi" w:cstheme="minorHAnsi"/>
          <w:sz w:val="22"/>
        </w:rPr>
        <w:t xml:space="preserve">by creating a new instance of each and placing them ready in the eating stage, although this should have been the thinking stage, this is due to human error. </w:t>
      </w:r>
      <w:r w:rsidR="00193353">
        <w:rPr>
          <w:rFonts w:asciiTheme="minorHAnsi" w:hAnsiTheme="minorHAnsi" w:cstheme="minorHAnsi"/>
          <w:sz w:val="22"/>
        </w:rPr>
        <w:t>Once they have been fired a random philosopher is chosen and begins the transition between eating to thinking, again this should be thinking to eating. With no specific exit requirement stated this process lasts until the token is sent back to eating and tokens are replaced in the forks, allowing for other philosophers to eat.</w:t>
      </w:r>
    </w:p>
    <w:p w14:paraId="2B40C476" w14:textId="0343D339" w:rsidR="00F71B84" w:rsidRDefault="000D4EB1" w:rsidP="00F71B84">
      <w:pPr>
        <w:rPr>
          <w:rFonts w:asciiTheme="minorHAnsi" w:hAnsiTheme="minorHAnsi" w:cstheme="minorHAnsi"/>
        </w:rPr>
      </w:pPr>
      <w:r>
        <w:rPr>
          <w:noProof/>
        </w:rPr>
        <w:lastRenderedPageBreak/>
        <w:pict w14:anchorId="3B0687E7">
          <v:shape id="_x0000_s1038" type="#_x0000_t202" style="position:absolute;margin-left:244.9pt;margin-top:-2.15pt;width:180.5pt;height:21pt;z-index:25166080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1E168041" w14:textId="6280571B" w:rsidR="00491000" w:rsidRDefault="00491000">
                  <w:r>
                    <w:t>2</w:t>
                  </w:r>
                </w:p>
              </w:txbxContent>
            </v:textbox>
          </v:shape>
        </w:pict>
      </w:r>
      <w:r w:rsidR="00B66AE7">
        <w:rPr>
          <w:noProof/>
        </w:rPr>
        <w:pict w14:anchorId="4A5A62F6">
          <v:shape id="_x0000_s1037" type="#_x0000_t202" style="position:absolute;margin-left:-.35pt;margin-top:-.45pt;width:24.5pt;height:21pt;z-index:2516597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076F56F0" w14:textId="68640C7D" w:rsidR="00491000" w:rsidRDefault="00491000">
                  <w:r>
                    <w:t>1</w:t>
                  </w:r>
                </w:p>
              </w:txbxContent>
            </v:textbox>
          </v:shape>
        </w:pict>
      </w:r>
      <w:r w:rsidR="00D14759">
        <w:rPr>
          <w:noProof/>
        </w:rPr>
        <w:drawing>
          <wp:anchor distT="0" distB="0" distL="114300" distR="114300" simplePos="0" relativeHeight="251651072" behindDoc="0" locked="0" layoutInCell="1" allowOverlap="1" wp14:anchorId="16FCD6C7" wp14:editId="27B9E97E">
            <wp:simplePos x="0" y="0"/>
            <wp:positionH relativeFrom="column">
              <wp:posOffset>3087370</wp:posOffset>
            </wp:positionH>
            <wp:positionV relativeFrom="paragraph">
              <wp:posOffset>10795</wp:posOffset>
            </wp:positionV>
            <wp:extent cx="3087370" cy="2133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799" t="10550" r="3778" b="23323"/>
                    <a:stretch/>
                  </pic:blipFill>
                  <pic:spPr bwMode="auto">
                    <a:xfrm>
                      <a:off x="0" y="0"/>
                      <a:ext cx="3087370" cy="2133600"/>
                    </a:xfrm>
                    <a:prstGeom prst="rect">
                      <a:avLst/>
                    </a:prstGeom>
                    <a:ln>
                      <a:noFill/>
                    </a:ln>
                    <a:extLst>
                      <a:ext uri="{53640926-AAD7-44D8-BBD7-CCE9431645EC}">
                        <a14:shadowObscured xmlns:a14="http://schemas.microsoft.com/office/drawing/2010/main"/>
                      </a:ext>
                    </a:extLst>
                  </pic:spPr>
                </pic:pic>
              </a:graphicData>
            </a:graphic>
          </wp:anchor>
        </w:drawing>
      </w:r>
      <w:r w:rsidR="00F71B84">
        <w:rPr>
          <w:noProof/>
        </w:rPr>
        <w:drawing>
          <wp:inline distT="0" distB="0" distL="0" distR="0" wp14:anchorId="1CBC5DF8" wp14:editId="223F4CE9">
            <wp:extent cx="3086100" cy="2154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66" t="10362" r="3778" b="22947"/>
                    <a:stretch/>
                  </pic:blipFill>
                  <pic:spPr bwMode="auto">
                    <a:xfrm>
                      <a:off x="0" y="0"/>
                      <a:ext cx="3095449" cy="2161320"/>
                    </a:xfrm>
                    <a:prstGeom prst="rect">
                      <a:avLst/>
                    </a:prstGeom>
                    <a:ln>
                      <a:noFill/>
                    </a:ln>
                    <a:extLst>
                      <a:ext uri="{53640926-AAD7-44D8-BBD7-CCE9431645EC}">
                        <a14:shadowObscured xmlns:a14="http://schemas.microsoft.com/office/drawing/2010/main"/>
                      </a:ext>
                    </a:extLst>
                  </pic:spPr>
                </pic:pic>
              </a:graphicData>
            </a:graphic>
          </wp:inline>
        </w:drawing>
      </w:r>
    </w:p>
    <w:p w14:paraId="7E485114" w14:textId="27CF7F80" w:rsidR="00F71B84" w:rsidRDefault="000D4EB1" w:rsidP="00F71B84">
      <w:pPr>
        <w:rPr>
          <w:rFonts w:asciiTheme="minorHAnsi" w:hAnsiTheme="minorHAnsi" w:cstheme="minorHAnsi"/>
        </w:rPr>
      </w:pPr>
      <w:r>
        <w:rPr>
          <w:rFonts w:asciiTheme="minorHAnsi" w:hAnsiTheme="minorHAnsi" w:cstheme="minorHAnsi"/>
          <w:noProof/>
          <w:sz w:val="22"/>
        </w:rPr>
        <w:pict w14:anchorId="78861B7C">
          <v:shape id="_x0000_s1040" type="#_x0000_t202" style="position:absolute;margin-left:-.35pt;margin-top:167.95pt;width:33.75pt;height:20.25pt;z-index:251662848" filled="f" stroked="f">
            <v:textbox>
              <w:txbxContent>
                <w:p w14:paraId="6E4698A7" w14:textId="255B2985" w:rsidR="00491000" w:rsidRDefault="00491000">
                  <w:r>
                    <w:t>4</w:t>
                  </w:r>
                </w:p>
              </w:txbxContent>
            </v:textbox>
          </v:shape>
        </w:pict>
      </w:r>
      <w:r>
        <w:rPr>
          <w:noProof/>
        </w:rPr>
        <w:pict w14:anchorId="182EDF10">
          <v:shape id="_x0000_s1039" type="#_x0000_t202" style="position:absolute;margin-left:.4pt;margin-top:.75pt;width:180.5pt;height:21pt;z-index:25166182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381BEF3D" w14:textId="63543987" w:rsidR="00491000" w:rsidRDefault="00491000">
                  <w:r>
                    <w:t>3</w:t>
                  </w:r>
                </w:p>
              </w:txbxContent>
            </v:textbox>
          </v:shape>
        </w:pict>
      </w:r>
      <w:r w:rsidR="00D14759">
        <w:rPr>
          <w:noProof/>
        </w:rPr>
        <w:drawing>
          <wp:anchor distT="0" distB="0" distL="114300" distR="114300" simplePos="0" relativeHeight="251654144" behindDoc="0" locked="0" layoutInCell="1" allowOverlap="1" wp14:anchorId="4909F3D9" wp14:editId="71763AB8">
            <wp:simplePos x="0" y="0"/>
            <wp:positionH relativeFrom="column">
              <wp:posOffset>3066415</wp:posOffset>
            </wp:positionH>
            <wp:positionV relativeFrom="paragraph">
              <wp:posOffset>255905</wp:posOffset>
            </wp:positionV>
            <wp:extent cx="2953571" cy="15716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684" t="25114" r="12088" b="40614"/>
                    <a:stretch/>
                  </pic:blipFill>
                  <pic:spPr bwMode="auto">
                    <a:xfrm>
                      <a:off x="0" y="0"/>
                      <a:ext cx="2953571"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1B84">
        <w:rPr>
          <w:noProof/>
        </w:rPr>
        <w:drawing>
          <wp:inline distT="0" distB="0" distL="0" distR="0" wp14:anchorId="4A804EE8" wp14:editId="5FB787E6">
            <wp:extent cx="3079173"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965" t="10174" r="3612" b="23511"/>
                    <a:stretch/>
                  </pic:blipFill>
                  <pic:spPr bwMode="auto">
                    <a:xfrm>
                      <a:off x="0" y="0"/>
                      <a:ext cx="3087424" cy="2139317"/>
                    </a:xfrm>
                    <a:prstGeom prst="rect">
                      <a:avLst/>
                    </a:prstGeom>
                    <a:ln>
                      <a:noFill/>
                    </a:ln>
                    <a:extLst>
                      <a:ext uri="{53640926-AAD7-44D8-BBD7-CCE9431645EC}">
                        <a14:shadowObscured xmlns:a14="http://schemas.microsoft.com/office/drawing/2010/main"/>
                      </a:ext>
                    </a:extLst>
                  </pic:spPr>
                </pic:pic>
              </a:graphicData>
            </a:graphic>
          </wp:inline>
        </w:drawing>
      </w:r>
    </w:p>
    <w:p w14:paraId="622B9594" w14:textId="42C63682" w:rsidR="00284B36" w:rsidRDefault="00D14759" w:rsidP="00F71B84">
      <w:pPr>
        <w:rPr>
          <w:rFonts w:asciiTheme="minorHAnsi" w:hAnsiTheme="minorHAnsi" w:cstheme="minorHAnsi"/>
        </w:rPr>
      </w:pPr>
      <w:r>
        <w:rPr>
          <w:noProof/>
        </w:rPr>
        <w:drawing>
          <wp:anchor distT="0" distB="0" distL="114300" distR="114300" simplePos="0" relativeHeight="251656192" behindDoc="0" locked="0" layoutInCell="1" allowOverlap="1" wp14:anchorId="2422DE5D" wp14:editId="1EE5617E">
            <wp:simplePos x="0" y="0"/>
            <wp:positionH relativeFrom="column">
              <wp:posOffset>3600450</wp:posOffset>
            </wp:positionH>
            <wp:positionV relativeFrom="paragraph">
              <wp:posOffset>8890</wp:posOffset>
            </wp:positionV>
            <wp:extent cx="2012950" cy="2190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7167" b="41821"/>
                    <a:stretch/>
                  </pic:blipFill>
                  <pic:spPr bwMode="auto">
                    <a:xfrm>
                      <a:off x="0" y="0"/>
                      <a:ext cx="2012950" cy="21907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7F27035" wp14:editId="60D9D791">
            <wp:extent cx="3125278"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799" t="10174" r="3778" b="23323"/>
                    <a:stretch/>
                  </pic:blipFill>
                  <pic:spPr bwMode="auto">
                    <a:xfrm>
                      <a:off x="0" y="0"/>
                      <a:ext cx="3140812" cy="2182494"/>
                    </a:xfrm>
                    <a:prstGeom prst="rect">
                      <a:avLst/>
                    </a:prstGeom>
                    <a:ln>
                      <a:noFill/>
                    </a:ln>
                    <a:extLst>
                      <a:ext uri="{53640926-AAD7-44D8-BBD7-CCE9431645EC}">
                        <a14:shadowObscured xmlns:a14="http://schemas.microsoft.com/office/drawing/2010/main"/>
                      </a:ext>
                    </a:extLst>
                  </pic:spPr>
                </pic:pic>
              </a:graphicData>
            </a:graphic>
          </wp:inline>
        </w:drawing>
      </w:r>
    </w:p>
    <w:p w14:paraId="1820DDA4" w14:textId="26EF3996" w:rsidR="00F71B84" w:rsidRPr="006A742A" w:rsidRDefault="00D14759" w:rsidP="00D14759">
      <w:pPr>
        <w:jc w:val="center"/>
        <w:rPr>
          <w:rFonts w:asciiTheme="minorHAnsi" w:hAnsiTheme="minorHAnsi" w:cstheme="minorHAnsi"/>
          <w:sz w:val="22"/>
        </w:rPr>
      </w:pPr>
      <w:r w:rsidRPr="006A742A">
        <w:rPr>
          <w:rFonts w:asciiTheme="minorHAnsi" w:hAnsiTheme="minorHAnsi" w:cstheme="minorHAnsi"/>
          <w:sz w:val="22"/>
        </w:rPr>
        <w:t>Fig H. Testing stages of the Petri net.</w:t>
      </w:r>
    </w:p>
    <w:p w14:paraId="4280F181" w14:textId="67BDBCAD" w:rsidR="00193353" w:rsidRPr="006A742A" w:rsidRDefault="00193353" w:rsidP="00193353">
      <w:pPr>
        <w:rPr>
          <w:rFonts w:asciiTheme="minorHAnsi" w:hAnsiTheme="minorHAnsi" w:cstheme="minorHAnsi"/>
          <w:sz w:val="22"/>
        </w:rPr>
      </w:pPr>
    </w:p>
    <w:p w14:paraId="74FC1861" w14:textId="0A70DB25" w:rsidR="00193353" w:rsidRPr="006A742A" w:rsidRDefault="00193353" w:rsidP="00193353">
      <w:pPr>
        <w:rPr>
          <w:rFonts w:asciiTheme="minorHAnsi" w:hAnsiTheme="minorHAnsi" w:cstheme="minorHAnsi"/>
          <w:sz w:val="22"/>
        </w:rPr>
      </w:pPr>
      <w:r w:rsidRPr="006A742A">
        <w:rPr>
          <w:rFonts w:asciiTheme="minorHAnsi" w:hAnsiTheme="minorHAnsi" w:cstheme="minorHAnsi"/>
          <w:sz w:val="22"/>
        </w:rPr>
        <w:tab/>
        <w:t>Although this net works a little more complex than the previous net, it still suffers from starvation and deadlock. Alongside having the thinking and eating states the wrong way round. A solution to fixing the deadlock state would be to utilise a weighted sy</w:t>
      </w:r>
      <w:r w:rsidR="00817D21" w:rsidRPr="006A742A">
        <w:rPr>
          <w:rFonts w:asciiTheme="minorHAnsi" w:hAnsiTheme="minorHAnsi" w:cstheme="minorHAnsi"/>
          <w:sz w:val="22"/>
        </w:rPr>
        <w:t>stem for each fork, this create</w:t>
      </w:r>
      <w:r w:rsidRPr="006A742A">
        <w:rPr>
          <w:rFonts w:asciiTheme="minorHAnsi" w:hAnsiTheme="minorHAnsi" w:cstheme="minorHAnsi"/>
          <w:sz w:val="22"/>
        </w:rPr>
        <w:t>s</w:t>
      </w:r>
      <w:r w:rsidR="00817D21" w:rsidRPr="006A742A">
        <w:rPr>
          <w:rFonts w:asciiTheme="minorHAnsi" w:hAnsiTheme="minorHAnsi" w:cstheme="minorHAnsi"/>
          <w:sz w:val="22"/>
        </w:rPr>
        <w:t xml:space="preserve"> </w:t>
      </w:r>
      <w:r w:rsidRPr="006A742A">
        <w:rPr>
          <w:rFonts w:asciiTheme="minorHAnsi" w:hAnsiTheme="minorHAnsi" w:cstheme="minorHAnsi"/>
          <w:sz w:val="22"/>
        </w:rPr>
        <w:t>a rule so that if you are using two forks, you would need to pick up the lowest weighted fork first</w:t>
      </w:r>
      <w:r w:rsidR="00817D21" w:rsidRPr="006A742A">
        <w:rPr>
          <w:rFonts w:asciiTheme="minorHAnsi" w:hAnsiTheme="minorHAnsi" w:cstheme="minorHAnsi"/>
          <w:sz w:val="22"/>
        </w:rPr>
        <w:t>. However, this system is slow, and due to time constraint s a net was not created using this solution.</w:t>
      </w:r>
    </w:p>
    <w:p w14:paraId="42845FB9" w14:textId="2BDFC646" w:rsidR="00F71B84" w:rsidRPr="00EA3EFF" w:rsidRDefault="00F71B84" w:rsidP="00F71B84">
      <w:pPr>
        <w:rPr>
          <w:rFonts w:asciiTheme="minorHAnsi" w:hAnsiTheme="minorHAnsi" w:cstheme="minorHAnsi"/>
        </w:rPr>
      </w:pPr>
    </w:p>
    <w:p w14:paraId="7ABB98F3" w14:textId="77777777" w:rsidR="00EA3EFF" w:rsidRPr="00EA3EFF" w:rsidRDefault="00EA3EFF" w:rsidP="00EA3EFF">
      <w:pPr>
        <w:rPr>
          <w:rFonts w:asciiTheme="minorHAnsi" w:hAnsiTheme="minorHAnsi" w:cstheme="minorHAnsi"/>
          <w:b/>
        </w:rPr>
      </w:pPr>
      <w:r w:rsidRPr="00EA3EFF">
        <w:rPr>
          <w:rFonts w:asciiTheme="minorHAnsi" w:hAnsiTheme="minorHAnsi" w:cstheme="minorHAnsi"/>
          <w:b/>
        </w:rPr>
        <w:t>Producer/Consumer Problem:</w:t>
      </w:r>
    </w:p>
    <w:p w14:paraId="09E7A4CE" w14:textId="15742807" w:rsidR="00EA3EFF" w:rsidRDefault="00AE700C" w:rsidP="00EA3EFF">
      <w:pPr>
        <w:rPr>
          <w:rFonts w:asciiTheme="minorHAnsi" w:hAnsiTheme="minorHAnsi" w:cstheme="minorHAnsi"/>
          <w:sz w:val="22"/>
        </w:rPr>
      </w:pPr>
      <w:r>
        <w:rPr>
          <w:rFonts w:asciiTheme="minorHAnsi" w:hAnsiTheme="minorHAnsi" w:cstheme="minorHAnsi"/>
          <w:sz w:val="22"/>
        </w:rPr>
        <w:t xml:space="preserve">The second </w:t>
      </w:r>
      <w:r w:rsidR="004E0293">
        <w:rPr>
          <w:rFonts w:asciiTheme="minorHAnsi" w:hAnsiTheme="minorHAnsi" w:cstheme="minorHAnsi"/>
          <w:sz w:val="22"/>
        </w:rPr>
        <w:t>part moves onto the creation of a Petri net for a given scenario</w:t>
      </w:r>
      <w:r w:rsidR="00B52C2A">
        <w:rPr>
          <w:rFonts w:asciiTheme="minorHAnsi" w:hAnsiTheme="minorHAnsi" w:cstheme="minorHAnsi"/>
          <w:sz w:val="22"/>
        </w:rPr>
        <w:t>, this net was relatively simple, although required multiple arcs to simulate weightings, due to inexperience using the Renew program.</w:t>
      </w:r>
    </w:p>
    <w:p w14:paraId="46814A4D" w14:textId="690C467C" w:rsidR="00B52C2A" w:rsidRDefault="00B52C2A" w:rsidP="00EA3EFF">
      <w:pPr>
        <w:rPr>
          <w:rFonts w:asciiTheme="minorHAnsi" w:hAnsiTheme="minorHAnsi" w:cstheme="minorHAnsi"/>
          <w:sz w:val="22"/>
        </w:rPr>
      </w:pPr>
    </w:p>
    <w:p w14:paraId="3E798BDC" w14:textId="3F9283B7" w:rsidR="00D47D4E" w:rsidRPr="009409D1" w:rsidRDefault="00B52C2A" w:rsidP="004E0293">
      <w:pPr>
        <w:rPr>
          <w:rFonts w:asciiTheme="minorHAnsi" w:hAnsiTheme="minorHAnsi" w:cstheme="minorHAnsi"/>
          <w:sz w:val="22"/>
        </w:rPr>
      </w:pPr>
      <w:r>
        <w:rPr>
          <w:rFonts w:asciiTheme="minorHAnsi" w:hAnsiTheme="minorHAnsi" w:cstheme="minorHAnsi"/>
          <w:sz w:val="22"/>
        </w:rPr>
        <w:tab/>
      </w:r>
      <w:r w:rsidR="00ED0798">
        <w:rPr>
          <w:rFonts w:asciiTheme="minorHAnsi" w:hAnsiTheme="minorHAnsi" w:cstheme="minorHAnsi"/>
          <w:sz w:val="22"/>
        </w:rPr>
        <w:t>The design</w:t>
      </w:r>
      <w:r w:rsidR="009409D1">
        <w:rPr>
          <w:rFonts w:asciiTheme="minorHAnsi" w:hAnsiTheme="minorHAnsi" w:cstheme="minorHAnsi"/>
          <w:sz w:val="22"/>
        </w:rPr>
        <w:t xml:space="preserve"> process for this P</w:t>
      </w:r>
      <w:r w:rsidR="00ED0798">
        <w:rPr>
          <w:rFonts w:asciiTheme="minorHAnsi" w:hAnsiTheme="minorHAnsi" w:cstheme="minorHAnsi"/>
          <w:sz w:val="22"/>
        </w:rPr>
        <w:t>etri net</w:t>
      </w:r>
      <w:r w:rsidR="009409D1">
        <w:rPr>
          <w:rFonts w:asciiTheme="minorHAnsi" w:hAnsiTheme="minorHAnsi" w:cstheme="minorHAnsi"/>
          <w:sz w:val="22"/>
        </w:rPr>
        <w:t xml:space="preserve"> as shown in Fig I</w:t>
      </w:r>
      <w:r w:rsidR="00ED0798">
        <w:rPr>
          <w:rFonts w:asciiTheme="minorHAnsi" w:hAnsiTheme="minorHAnsi" w:cstheme="minorHAnsi"/>
          <w:sz w:val="22"/>
        </w:rPr>
        <w:t xml:space="preserve"> was </w:t>
      </w:r>
      <w:r w:rsidR="009409D1">
        <w:rPr>
          <w:rFonts w:asciiTheme="minorHAnsi" w:hAnsiTheme="minorHAnsi" w:cstheme="minorHAnsi"/>
          <w:sz w:val="22"/>
        </w:rPr>
        <w:t xml:space="preserve">simple with a minimal amount of places and transitions. The first step to creating this net involved creating a sequence for producing a single sock at a time with a cost of £1, this sequence creates a token that will always loop back to the producer whilst adding a sock at the warehouse. This firing sequence was the simplest of the entire net as shown in Fig J. </w:t>
      </w:r>
    </w:p>
    <w:p w14:paraId="16AA3680" w14:textId="5341B6C8" w:rsidR="00EA3EFF" w:rsidRDefault="00EA3EFF" w:rsidP="009409D1">
      <w:pPr>
        <w:rPr>
          <w:rFonts w:asciiTheme="minorHAnsi" w:hAnsiTheme="minorHAnsi" w:cstheme="minorHAnsi"/>
        </w:rPr>
      </w:pPr>
      <w:r w:rsidRPr="00EA3EFF">
        <w:rPr>
          <w:rFonts w:asciiTheme="minorHAnsi" w:hAnsiTheme="minorHAnsi" w:cstheme="minorHAnsi"/>
          <w:noProof/>
        </w:rPr>
        <w:lastRenderedPageBreak/>
        <w:drawing>
          <wp:inline distT="0" distB="0" distL="0" distR="0" wp14:anchorId="08DF4980" wp14:editId="202FC9BE">
            <wp:extent cx="2979876"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83" t="13566" r="41789" b="46171"/>
                    <a:stretch/>
                  </pic:blipFill>
                  <pic:spPr bwMode="auto">
                    <a:xfrm>
                      <a:off x="0" y="0"/>
                      <a:ext cx="2995198" cy="2240311"/>
                    </a:xfrm>
                    <a:prstGeom prst="rect">
                      <a:avLst/>
                    </a:prstGeom>
                    <a:ln>
                      <a:noFill/>
                    </a:ln>
                    <a:extLst>
                      <a:ext uri="{53640926-AAD7-44D8-BBD7-CCE9431645EC}">
                        <a14:shadowObscured xmlns:a14="http://schemas.microsoft.com/office/drawing/2010/main"/>
                      </a:ext>
                    </a:extLst>
                  </pic:spPr>
                </pic:pic>
              </a:graphicData>
            </a:graphic>
          </wp:inline>
        </w:drawing>
      </w:r>
      <w:r w:rsidR="009409D1">
        <w:rPr>
          <w:rFonts w:asciiTheme="minorHAnsi" w:hAnsiTheme="minorHAnsi" w:cstheme="minorHAnsi"/>
        </w:rPr>
        <w:tab/>
      </w:r>
      <w:r w:rsidR="009409D1">
        <w:rPr>
          <w:rFonts w:asciiTheme="minorHAnsi" w:hAnsiTheme="minorHAnsi" w:cstheme="minorHAnsi"/>
        </w:rPr>
        <w:tab/>
      </w:r>
      <w:r w:rsidR="009409D1" w:rsidRPr="00EA3EFF">
        <w:rPr>
          <w:rFonts w:asciiTheme="minorHAnsi" w:hAnsiTheme="minorHAnsi" w:cstheme="minorHAnsi"/>
          <w:noProof/>
        </w:rPr>
        <w:drawing>
          <wp:inline distT="0" distB="0" distL="0" distR="0" wp14:anchorId="1BD01F32" wp14:editId="645B3F5C">
            <wp:extent cx="703580" cy="14561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44" t="21834" r="70109" b="51811"/>
                    <a:stretch/>
                  </pic:blipFill>
                  <pic:spPr bwMode="auto">
                    <a:xfrm>
                      <a:off x="0" y="0"/>
                      <a:ext cx="708552" cy="1466461"/>
                    </a:xfrm>
                    <a:prstGeom prst="rect">
                      <a:avLst/>
                    </a:prstGeom>
                    <a:ln>
                      <a:noFill/>
                    </a:ln>
                    <a:extLst>
                      <a:ext uri="{53640926-AAD7-44D8-BBD7-CCE9431645EC}">
                        <a14:shadowObscured xmlns:a14="http://schemas.microsoft.com/office/drawing/2010/main"/>
                      </a:ext>
                    </a:extLst>
                  </pic:spPr>
                </pic:pic>
              </a:graphicData>
            </a:graphic>
          </wp:inline>
        </w:drawing>
      </w:r>
    </w:p>
    <w:p w14:paraId="77DE1604" w14:textId="523D9BC6" w:rsidR="009409D1" w:rsidRPr="00D47D4E" w:rsidRDefault="009409D1" w:rsidP="009409D1">
      <w:pPr>
        <w:ind w:firstLine="720"/>
        <w:rPr>
          <w:rFonts w:asciiTheme="minorHAnsi" w:hAnsiTheme="minorHAnsi" w:cstheme="minorHAnsi"/>
          <w:sz w:val="22"/>
        </w:rPr>
      </w:pPr>
      <w:r>
        <w:rPr>
          <w:rFonts w:asciiTheme="minorHAnsi" w:hAnsiTheme="minorHAnsi" w:cstheme="minorHAnsi"/>
          <w:sz w:val="22"/>
        </w:rPr>
        <w:t xml:space="preserve">   </w:t>
      </w:r>
      <w:r w:rsidR="00D47D4E" w:rsidRPr="00D47D4E">
        <w:rPr>
          <w:rFonts w:asciiTheme="minorHAnsi" w:hAnsiTheme="minorHAnsi" w:cstheme="minorHAnsi"/>
          <w:sz w:val="22"/>
        </w:rPr>
        <w:t xml:space="preserve">Fig I. </w:t>
      </w:r>
      <w:r w:rsidR="004E0293">
        <w:rPr>
          <w:rFonts w:asciiTheme="minorHAnsi" w:hAnsiTheme="minorHAnsi" w:cstheme="minorHAnsi"/>
          <w:sz w:val="22"/>
        </w:rPr>
        <w:t>Producer/Consumer Net.</w:t>
      </w:r>
      <w:r w:rsidRPr="009409D1">
        <w:rPr>
          <w:rFonts w:asciiTheme="minorHAnsi" w:hAnsiTheme="minorHAnsi" w:cstheme="minorHAnsi"/>
          <w:sz w:val="22"/>
        </w:rPr>
        <w:t xml:space="preserve"> </w:t>
      </w:r>
      <w:r>
        <w:rPr>
          <w:rFonts w:asciiTheme="minorHAnsi" w:hAnsiTheme="minorHAnsi" w:cstheme="minorHAnsi"/>
          <w:sz w:val="22"/>
        </w:rPr>
        <w:t xml:space="preserve">                       Fig J. Producing socks one at a time.</w:t>
      </w:r>
    </w:p>
    <w:p w14:paraId="42C8BE35" w14:textId="4FD41D51" w:rsidR="00D47D4E" w:rsidRDefault="00D47D4E" w:rsidP="009409D1">
      <w:pPr>
        <w:rPr>
          <w:rFonts w:asciiTheme="minorHAnsi" w:hAnsiTheme="minorHAnsi" w:cstheme="minorHAnsi"/>
          <w:sz w:val="22"/>
        </w:rPr>
      </w:pPr>
    </w:p>
    <w:p w14:paraId="17759EC5" w14:textId="58B91D4C" w:rsidR="00DD479B" w:rsidRDefault="00DD479B" w:rsidP="009409D1">
      <w:pPr>
        <w:rPr>
          <w:rFonts w:asciiTheme="minorHAnsi" w:hAnsiTheme="minorHAnsi" w:cstheme="minorHAnsi"/>
          <w:sz w:val="22"/>
        </w:rPr>
      </w:pPr>
      <w:r>
        <w:rPr>
          <w:rFonts w:asciiTheme="minorHAnsi" w:hAnsiTheme="minorHAnsi" w:cstheme="minorHAnsi"/>
          <w:sz w:val="22"/>
        </w:rPr>
        <w:tab/>
      </w:r>
      <w:r w:rsidR="00491000">
        <w:rPr>
          <w:rFonts w:asciiTheme="minorHAnsi" w:hAnsiTheme="minorHAnsi" w:cstheme="minorHAnsi"/>
          <w:sz w:val="22"/>
        </w:rPr>
        <w:t>After producing a single sock, the net will need to move the sock into the warehouse storage which is only capable of storing 5 pairs of socks or 10 single socks. With this in mind the net was created to move socks into a separate warehouse place and then transfer to a consumer once two socks became available as a pair as shown in Fig K.</w:t>
      </w:r>
      <w:r w:rsidR="002F6040">
        <w:rPr>
          <w:rFonts w:asciiTheme="minorHAnsi" w:hAnsiTheme="minorHAnsi" w:cstheme="minorHAnsi"/>
          <w:sz w:val="22"/>
        </w:rPr>
        <w:t xml:space="preserve"> However, to prevent infinite storage, once a sock goes into the storage place, a counter called capacity will only allow 10 socks/tokens to be created. This counter will increase after the socks have been moved to the consumer</w:t>
      </w:r>
      <w:r w:rsidR="00AF32C9">
        <w:rPr>
          <w:rFonts w:asciiTheme="minorHAnsi" w:hAnsiTheme="minorHAnsi" w:cstheme="minorHAnsi"/>
          <w:sz w:val="22"/>
        </w:rPr>
        <w:t xml:space="preserve"> by using two arcs to represent two socks</w:t>
      </w:r>
      <w:r w:rsidR="002F6040">
        <w:rPr>
          <w:rFonts w:asciiTheme="minorHAnsi" w:hAnsiTheme="minorHAnsi" w:cstheme="minorHAnsi"/>
          <w:sz w:val="22"/>
        </w:rPr>
        <w:t>.</w:t>
      </w:r>
      <w:r w:rsidR="009C2858">
        <w:rPr>
          <w:rFonts w:asciiTheme="minorHAnsi" w:hAnsiTheme="minorHAnsi" w:cstheme="minorHAnsi"/>
          <w:sz w:val="22"/>
        </w:rPr>
        <w:t xml:space="preserve"> Moving onto the consumer as shown in Fig L, the pair of socks are placed into the transition where they will go into the consumer once two tokens have been placed. With the consumer having received the pair of socks, £4 capital is made. This capital is placed into its own place using four arcs.</w:t>
      </w:r>
    </w:p>
    <w:p w14:paraId="6D39B203" w14:textId="77777777" w:rsidR="009409D1" w:rsidRDefault="009409D1" w:rsidP="00EA3EFF">
      <w:pPr>
        <w:jc w:val="center"/>
        <w:rPr>
          <w:rFonts w:asciiTheme="minorHAnsi" w:hAnsiTheme="minorHAnsi" w:cstheme="minorHAnsi"/>
          <w:sz w:val="22"/>
        </w:rPr>
      </w:pPr>
    </w:p>
    <w:p w14:paraId="1B22F4E4" w14:textId="1FCE4473" w:rsidR="009409D1" w:rsidRDefault="002F6040" w:rsidP="002F6040">
      <w:pPr>
        <w:rPr>
          <w:rFonts w:asciiTheme="minorHAnsi" w:hAnsiTheme="minorHAnsi" w:cstheme="minorHAnsi"/>
          <w:sz w:val="22"/>
        </w:rPr>
      </w:pPr>
      <w:r>
        <w:rPr>
          <w:rFonts w:asciiTheme="minorHAnsi" w:hAnsiTheme="minorHAnsi" w:cstheme="minorHAnsi"/>
          <w:sz w:val="22"/>
        </w:rPr>
        <w:t xml:space="preserve">                 </w:t>
      </w:r>
      <w:r w:rsidR="00491000" w:rsidRPr="00EA3EFF">
        <w:rPr>
          <w:rFonts w:asciiTheme="minorHAnsi" w:hAnsiTheme="minorHAnsi" w:cstheme="minorHAnsi"/>
          <w:noProof/>
        </w:rPr>
        <w:drawing>
          <wp:inline distT="0" distB="0" distL="0" distR="0" wp14:anchorId="79970E7F" wp14:editId="1B9A9540">
            <wp:extent cx="2046394" cy="116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76" t="28714" r="48416" b="50290"/>
                    <a:stretch/>
                  </pic:blipFill>
                  <pic:spPr bwMode="auto">
                    <a:xfrm>
                      <a:off x="0" y="0"/>
                      <a:ext cx="2058448" cy="1168256"/>
                    </a:xfrm>
                    <a:prstGeom prst="rect">
                      <a:avLst/>
                    </a:prstGeom>
                    <a:ln>
                      <a:noFill/>
                    </a:ln>
                    <a:extLst>
                      <a:ext uri="{53640926-AAD7-44D8-BBD7-CCE9431645EC}">
                        <a14:shadowObscured xmlns:a14="http://schemas.microsoft.com/office/drawing/2010/main"/>
                      </a:ext>
                    </a:extLst>
                  </pic:spPr>
                </pic:pic>
              </a:graphicData>
            </a:graphic>
          </wp:inline>
        </w:drawing>
      </w:r>
      <w:r w:rsidR="00AF32C9">
        <w:rPr>
          <w:rFonts w:asciiTheme="minorHAnsi" w:hAnsiTheme="minorHAnsi" w:cstheme="minorHAnsi"/>
          <w:sz w:val="22"/>
        </w:rPr>
        <w:t xml:space="preserve">                                                      </w:t>
      </w:r>
      <w:r w:rsidR="00AF32C9" w:rsidRPr="00EA3EFF">
        <w:rPr>
          <w:rFonts w:asciiTheme="minorHAnsi" w:hAnsiTheme="minorHAnsi" w:cstheme="minorHAnsi"/>
          <w:noProof/>
        </w:rPr>
        <w:drawing>
          <wp:inline distT="0" distB="0" distL="0" distR="0" wp14:anchorId="719F009A" wp14:editId="145C7026">
            <wp:extent cx="704012" cy="115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668" t="28890" r="45488" b="50270"/>
                    <a:stretch/>
                  </pic:blipFill>
                  <pic:spPr bwMode="auto">
                    <a:xfrm>
                      <a:off x="0" y="0"/>
                      <a:ext cx="708315" cy="1159569"/>
                    </a:xfrm>
                    <a:prstGeom prst="rect">
                      <a:avLst/>
                    </a:prstGeom>
                    <a:ln>
                      <a:noFill/>
                    </a:ln>
                    <a:extLst>
                      <a:ext uri="{53640926-AAD7-44D8-BBD7-CCE9431645EC}">
                        <a14:shadowObscured xmlns:a14="http://schemas.microsoft.com/office/drawing/2010/main"/>
                      </a:ext>
                    </a:extLst>
                  </pic:spPr>
                </pic:pic>
              </a:graphicData>
            </a:graphic>
          </wp:inline>
        </w:drawing>
      </w:r>
    </w:p>
    <w:p w14:paraId="1B381E86" w14:textId="191E9653" w:rsidR="009409D1" w:rsidRDefault="002F6040" w:rsidP="002F6040">
      <w:pPr>
        <w:rPr>
          <w:rFonts w:asciiTheme="minorHAnsi" w:hAnsiTheme="minorHAnsi" w:cstheme="minorHAnsi"/>
          <w:sz w:val="22"/>
        </w:rPr>
      </w:pPr>
      <w:r>
        <w:rPr>
          <w:rFonts w:asciiTheme="minorHAnsi" w:hAnsiTheme="minorHAnsi" w:cstheme="minorHAnsi"/>
          <w:sz w:val="22"/>
        </w:rPr>
        <w:t>Fig K. From producer to Warehouse and then consumer.</w:t>
      </w:r>
      <w:r w:rsidR="00AF32C9">
        <w:rPr>
          <w:rFonts w:asciiTheme="minorHAnsi" w:hAnsiTheme="minorHAnsi" w:cstheme="minorHAnsi"/>
          <w:sz w:val="22"/>
        </w:rPr>
        <w:tab/>
      </w:r>
      <w:r w:rsidR="00AF32C9">
        <w:rPr>
          <w:rFonts w:asciiTheme="minorHAnsi" w:hAnsiTheme="minorHAnsi" w:cstheme="minorHAnsi"/>
          <w:sz w:val="22"/>
        </w:rPr>
        <w:tab/>
        <w:t xml:space="preserve">          Fig L. Consumer sequence.</w:t>
      </w:r>
    </w:p>
    <w:p w14:paraId="53ADA956" w14:textId="78002F97" w:rsidR="00D47D4E" w:rsidRDefault="00D47D4E" w:rsidP="00AF32C9">
      <w:pPr>
        <w:rPr>
          <w:rFonts w:asciiTheme="minorHAnsi" w:hAnsiTheme="minorHAnsi" w:cstheme="minorHAnsi"/>
        </w:rPr>
      </w:pPr>
    </w:p>
    <w:p w14:paraId="3A2EA85F" w14:textId="4112CF42" w:rsidR="00ED02D6" w:rsidRPr="00ED02D6" w:rsidRDefault="00ED02D6" w:rsidP="00AF32C9">
      <w:pPr>
        <w:rPr>
          <w:rFonts w:asciiTheme="minorHAnsi" w:hAnsiTheme="minorHAnsi" w:cstheme="minorHAnsi"/>
          <w:sz w:val="22"/>
        </w:rPr>
      </w:pPr>
      <w:r w:rsidRPr="00ED02D6">
        <w:rPr>
          <w:rFonts w:asciiTheme="minorHAnsi" w:hAnsiTheme="minorHAnsi" w:cstheme="minorHAnsi"/>
          <w:sz w:val="22"/>
        </w:rPr>
        <w:tab/>
        <w:t>Testing</w:t>
      </w:r>
      <w:r w:rsidR="00317858">
        <w:rPr>
          <w:rFonts w:asciiTheme="minorHAnsi" w:hAnsiTheme="minorHAnsi" w:cstheme="minorHAnsi"/>
          <w:sz w:val="22"/>
        </w:rPr>
        <w:t xml:space="preserve"> as shown in Fig M utilising a series of image shows the movement of token from the producer to the consumer alongside the decrease of capital for producing socks at £1 each and the decrease in capacity size of the warehouse as socks are being produced. This firing sequence continues until a capital of six is visually made in image 4 of Fig M.</w:t>
      </w:r>
    </w:p>
    <w:p w14:paraId="456293A1" w14:textId="77777777" w:rsidR="00D47D4E" w:rsidRDefault="00D47D4E" w:rsidP="00EA3EFF">
      <w:pPr>
        <w:jc w:val="center"/>
        <w:rPr>
          <w:rFonts w:asciiTheme="minorHAnsi" w:hAnsiTheme="minorHAnsi" w:cstheme="minorHAnsi"/>
        </w:rPr>
      </w:pPr>
    </w:p>
    <w:p w14:paraId="4B48F525" w14:textId="1D5016F3" w:rsidR="00804776" w:rsidRDefault="00804776" w:rsidP="00804776">
      <w:pPr>
        <w:rPr>
          <w:rFonts w:asciiTheme="minorHAnsi" w:hAnsiTheme="minorHAnsi" w:cstheme="minorHAnsi"/>
        </w:rPr>
      </w:pPr>
      <w:r>
        <w:rPr>
          <w:noProof/>
        </w:rPr>
        <w:pict w14:anchorId="44931BDE">
          <v:shape id="_x0000_s1042" type="#_x0000_t202" style="position:absolute;margin-left:255.4pt;margin-top:2.05pt;width:180.5pt;height:21pt;z-index:25166489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6B738BD9" w14:textId="410CF1A1" w:rsidR="00491000" w:rsidRDefault="00491000">
                  <w:r>
                    <w:t>2</w:t>
                  </w:r>
                </w:p>
              </w:txbxContent>
            </v:textbox>
          </v:shape>
        </w:pict>
      </w:r>
      <w:r>
        <w:rPr>
          <w:noProof/>
        </w:rPr>
        <w:pict w14:anchorId="3E0C60ED">
          <v:shape id="_x0000_s1041" type="#_x0000_t202" style="position:absolute;margin-left:1.15pt;margin-top:.95pt;width:180.5pt;height:21pt;z-index:2516638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211C8A27" w14:textId="15A9809B" w:rsidR="00491000" w:rsidRDefault="00491000">
                  <w:r>
                    <w:t>1</w:t>
                  </w:r>
                </w:p>
              </w:txbxContent>
            </v:textbox>
          </v:shape>
        </w:pict>
      </w:r>
      <w:r>
        <w:rPr>
          <w:noProof/>
        </w:rPr>
        <w:drawing>
          <wp:anchor distT="0" distB="0" distL="114300" distR="114300" simplePos="0" relativeHeight="251662336" behindDoc="0" locked="0" layoutInCell="1" allowOverlap="1" wp14:anchorId="153BCB2C" wp14:editId="3947289D">
            <wp:simplePos x="0" y="0"/>
            <wp:positionH relativeFrom="column">
              <wp:posOffset>3238500</wp:posOffset>
            </wp:positionH>
            <wp:positionV relativeFrom="paragraph">
              <wp:posOffset>10795</wp:posOffset>
            </wp:positionV>
            <wp:extent cx="3000375" cy="21717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415" t="27049" r="18237" b="23615"/>
                    <a:stretch/>
                  </pic:blipFill>
                  <pic:spPr bwMode="auto">
                    <a:xfrm>
                      <a:off x="0" y="0"/>
                      <a:ext cx="3000375" cy="21717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7C8CCA7" wp14:editId="79EDDB75">
            <wp:extent cx="3028950" cy="2162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16" t="27265" r="18237" b="23615"/>
                    <a:stretch/>
                  </pic:blipFill>
                  <pic:spPr bwMode="auto">
                    <a:xfrm>
                      <a:off x="0" y="0"/>
                      <a:ext cx="3028950" cy="2162175"/>
                    </a:xfrm>
                    <a:prstGeom prst="rect">
                      <a:avLst/>
                    </a:prstGeom>
                    <a:ln>
                      <a:noFill/>
                    </a:ln>
                    <a:extLst>
                      <a:ext uri="{53640926-AAD7-44D8-BBD7-CCE9431645EC}">
                        <a14:shadowObscured xmlns:a14="http://schemas.microsoft.com/office/drawing/2010/main"/>
                      </a:ext>
                    </a:extLst>
                  </pic:spPr>
                </pic:pic>
              </a:graphicData>
            </a:graphic>
          </wp:inline>
        </w:drawing>
      </w:r>
    </w:p>
    <w:p w14:paraId="3EAB4B6E" w14:textId="5FF2BAAA" w:rsidR="00804776" w:rsidRDefault="00317858" w:rsidP="00804776">
      <w:pPr>
        <w:rPr>
          <w:rFonts w:asciiTheme="minorHAnsi" w:hAnsiTheme="minorHAnsi" w:cstheme="minorHAnsi"/>
        </w:rPr>
      </w:pPr>
      <w:r>
        <w:rPr>
          <w:noProof/>
        </w:rPr>
        <w:lastRenderedPageBreak/>
        <w:pict w14:anchorId="57C7A297">
          <v:shape id="_x0000_s1045" type="#_x0000_t202" style="position:absolute;margin-left:256.15pt;margin-top:1.8pt;width:180.5pt;height:21pt;z-index:2516679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0A149EAF" w14:textId="35F83AEC" w:rsidR="00317858" w:rsidRDefault="00317858">
                  <w:r>
                    <w:t>4</w:t>
                  </w:r>
                </w:p>
              </w:txbxContent>
            </v:textbox>
          </v:shape>
        </w:pict>
      </w:r>
      <w:r w:rsidR="00804776">
        <w:rPr>
          <w:noProof/>
        </w:rPr>
        <w:pict w14:anchorId="2A2F60DE">
          <v:shape id="_x0000_s1044" type="#_x0000_t202" style="position:absolute;margin-left:255.4pt;margin-top:6.55pt;width:180.5pt;height:21pt;z-index:2516669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38114E34" w14:textId="47ABC678" w:rsidR="00491000" w:rsidRDefault="00491000">
                  <w:r>
                    <w:t>4</w:t>
                  </w:r>
                </w:p>
              </w:txbxContent>
            </v:textbox>
          </v:shape>
        </w:pict>
      </w:r>
      <w:r w:rsidR="00804776">
        <w:rPr>
          <w:noProof/>
        </w:rPr>
        <w:pict w14:anchorId="01F46C01">
          <v:shape id="_x0000_s1043" type="#_x0000_t202" style="position:absolute;margin-left:1.15pt;margin-top:2.05pt;width:180.5pt;height:21pt;z-index:25166592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33C48D62" w14:textId="3142351F" w:rsidR="00491000" w:rsidRDefault="00491000">
                  <w:r>
                    <w:t>3</w:t>
                  </w:r>
                </w:p>
              </w:txbxContent>
            </v:textbox>
          </v:shape>
        </w:pict>
      </w:r>
      <w:r w:rsidR="00804776">
        <w:rPr>
          <w:noProof/>
        </w:rPr>
        <w:drawing>
          <wp:anchor distT="0" distB="0" distL="114300" distR="114300" simplePos="0" relativeHeight="251669504" behindDoc="0" locked="0" layoutInCell="1" allowOverlap="1" wp14:anchorId="2EB8460D" wp14:editId="35092232">
            <wp:simplePos x="0" y="0"/>
            <wp:positionH relativeFrom="column">
              <wp:posOffset>3248025</wp:posOffset>
            </wp:positionH>
            <wp:positionV relativeFrom="paragraph">
              <wp:posOffset>20321</wp:posOffset>
            </wp:positionV>
            <wp:extent cx="2990850" cy="21526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249" t="27049" r="18237" b="23399"/>
                    <a:stretch/>
                  </pic:blipFill>
                  <pic:spPr bwMode="auto">
                    <a:xfrm>
                      <a:off x="0" y="0"/>
                      <a:ext cx="299085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776">
        <w:rPr>
          <w:noProof/>
        </w:rPr>
        <w:drawing>
          <wp:inline distT="0" distB="0" distL="0" distR="0" wp14:anchorId="75506995" wp14:editId="3A71BA65">
            <wp:extent cx="3019425"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581" t="27480" r="18237" b="23616"/>
                    <a:stretch/>
                  </pic:blipFill>
                  <pic:spPr bwMode="auto">
                    <a:xfrm>
                      <a:off x="0" y="0"/>
                      <a:ext cx="3019425" cy="2152650"/>
                    </a:xfrm>
                    <a:prstGeom prst="rect">
                      <a:avLst/>
                    </a:prstGeom>
                    <a:ln>
                      <a:noFill/>
                    </a:ln>
                    <a:extLst>
                      <a:ext uri="{53640926-AAD7-44D8-BBD7-CCE9431645EC}">
                        <a14:shadowObscured xmlns:a14="http://schemas.microsoft.com/office/drawing/2010/main"/>
                      </a:ext>
                    </a:extLst>
                  </pic:spPr>
                </pic:pic>
              </a:graphicData>
            </a:graphic>
          </wp:inline>
        </w:drawing>
      </w:r>
    </w:p>
    <w:p w14:paraId="4A61C46D" w14:textId="76425B28" w:rsidR="00804776" w:rsidRPr="00D47D4E" w:rsidRDefault="00804776" w:rsidP="00804776">
      <w:pPr>
        <w:jc w:val="center"/>
        <w:rPr>
          <w:rFonts w:asciiTheme="minorHAnsi" w:hAnsiTheme="minorHAnsi" w:cstheme="minorHAnsi"/>
          <w:sz w:val="22"/>
        </w:rPr>
      </w:pPr>
      <w:r w:rsidRPr="00D47D4E">
        <w:rPr>
          <w:rFonts w:asciiTheme="minorHAnsi" w:hAnsiTheme="minorHAnsi" w:cstheme="minorHAnsi"/>
          <w:sz w:val="22"/>
        </w:rPr>
        <w:t xml:space="preserve">Fig </w:t>
      </w:r>
      <w:r w:rsidR="007A5CE4">
        <w:rPr>
          <w:rFonts w:asciiTheme="minorHAnsi" w:hAnsiTheme="minorHAnsi" w:cstheme="minorHAnsi"/>
          <w:sz w:val="22"/>
        </w:rPr>
        <w:t>M</w:t>
      </w:r>
      <w:r w:rsidR="00D47D4E" w:rsidRPr="00D47D4E">
        <w:rPr>
          <w:rFonts w:asciiTheme="minorHAnsi" w:hAnsiTheme="minorHAnsi" w:cstheme="minorHAnsi"/>
          <w:sz w:val="22"/>
        </w:rPr>
        <w:t>.</w:t>
      </w:r>
      <w:r w:rsidR="004E0293">
        <w:rPr>
          <w:rFonts w:asciiTheme="minorHAnsi" w:hAnsiTheme="minorHAnsi" w:cstheme="minorHAnsi"/>
          <w:sz w:val="22"/>
        </w:rPr>
        <w:t xml:space="preserve"> Running stages of the Producer/Consumer scenario.</w:t>
      </w:r>
    </w:p>
    <w:p w14:paraId="209F31AC" w14:textId="77777777" w:rsidR="00804776" w:rsidRPr="00EA3EFF" w:rsidRDefault="00804776" w:rsidP="00804776">
      <w:pPr>
        <w:rPr>
          <w:rFonts w:asciiTheme="minorHAnsi" w:hAnsiTheme="minorHAnsi" w:cstheme="minorHAnsi"/>
        </w:rPr>
      </w:pPr>
    </w:p>
    <w:p w14:paraId="1AF980CD" w14:textId="233620A1" w:rsidR="00EA3EFF" w:rsidRPr="00EA3EFF" w:rsidRDefault="00EA3EFF" w:rsidP="00EA3EFF">
      <w:pPr>
        <w:rPr>
          <w:rFonts w:asciiTheme="minorHAnsi" w:hAnsiTheme="minorHAnsi" w:cstheme="minorHAnsi"/>
          <w:b/>
        </w:rPr>
      </w:pPr>
      <w:r w:rsidRPr="00EA3EFF">
        <w:rPr>
          <w:rFonts w:asciiTheme="minorHAnsi" w:hAnsiTheme="minorHAnsi" w:cstheme="minorHAnsi"/>
          <w:b/>
        </w:rPr>
        <w:t>C++ Implementation:</w:t>
      </w:r>
    </w:p>
    <w:p w14:paraId="44842C38" w14:textId="6CE04E1C" w:rsidR="00D25972" w:rsidRDefault="000F2223" w:rsidP="00EA3EFF">
      <w:pPr>
        <w:rPr>
          <w:rFonts w:asciiTheme="minorHAnsi" w:hAnsiTheme="minorHAnsi" w:cstheme="minorHAnsi"/>
          <w:sz w:val="22"/>
        </w:rPr>
      </w:pPr>
      <w:r>
        <w:rPr>
          <w:rFonts w:asciiTheme="minorHAnsi" w:hAnsiTheme="minorHAnsi" w:cstheme="minorHAnsi"/>
          <w:sz w:val="22"/>
        </w:rPr>
        <w:t>After implementing the scenario within Renew, the assignment asks for an implementation of that Petri net be created within C++</w:t>
      </w:r>
      <w:r w:rsidR="00D867DB">
        <w:rPr>
          <w:rFonts w:asciiTheme="minorHAnsi" w:hAnsiTheme="minorHAnsi" w:cstheme="minorHAnsi"/>
          <w:sz w:val="22"/>
        </w:rPr>
        <w:t>.</w:t>
      </w:r>
      <w:r w:rsidR="00130266">
        <w:rPr>
          <w:rFonts w:asciiTheme="minorHAnsi" w:hAnsiTheme="minorHAnsi" w:cstheme="minorHAnsi"/>
          <w:sz w:val="22"/>
        </w:rPr>
        <w:t xml:space="preserve"> </w:t>
      </w:r>
      <w:r w:rsidR="006903B6">
        <w:rPr>
          <w:rFonts w:asciiTheme="minorHAnsi" w:hAnsiTheme="minorHAnsi" w:cstheme="minorHAnsi"/>
          <w:sz w:val="22"/>
        </w:rPr>
        <w:t xml:space="preserve">The first step to creating the petri net within C++ was to create a structure header that would be used to store all the information for the Transitions, Arc and Places. This is shown in Fig N, and identifies all related variables to each state. </w:t>
      </w:r>
    </w:p>
    <w:p w14:paraId="4888E4E3" w14:textId="14E7D54A" w:rsidR="00921E4F" w:rsidRDefault="00921E4F" w:rsidP="00EA3EFF">
      <w:pPr>
        <w:rPr>
          <w:rFonts w:asciiTheme="minorHAnsi" w:hAnsiTheme="minorHAnsi" w:cstheme="minorHAnsi"/>
          <w:sz w:val="22"/>
        </w:rPr>
      </w:pPr>
    </w:p>
    <w:p w14:paraId="1CEE40DE" w14:textId="5377632A" w:rsidR="006903B6" w:rsidRDefault="006903B6" w:rsidP="006903B6">
      <w:pPr>
        <w:jc w:val="center"/>
        <w:rPr>
          <w:rFonts w:asciiTheme="minorHAnsi" w:hAnsiTheme="minorHAnsi" w:cstheme="minorHAnsi"/>
          <w:sz w:val="22"/>
        </w:rPr>
      </w:pPr>
      <w:r>
        <w:rPr>
          <w:noProof/>
        </w:rPr>
        <w:drawing>
          <wp:inline distT="0" distB="0" distL="0" distR="0" wp14:anchorId="42AC3055" wp14:editId="1DBF6AF8">
            <wp:extent cx="2152650" cy="48983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682" r="83714" b="26433"/>
                    <a:stretch/>
                  </pic:blipFill>
                  <pic:spPr bwMode="auto">
                    <a:xfrm>
                      <a:off x="0" y="0"/>
                      <a:ext cx="2155886" cy="4905740"/>
                    </a:xfrm>
                    <a:prstGeom prst="rect">
                      <a:avLst/>
                    </a:prstGeom>
                    <a:ln>
                      <a:noFill/>
                    </a:ln>
                    <a:extLst>
                      <a:ext uri="{53640926-AAD7-44D8-BBD7-CCE9431645EC}">
                        <a14:shadowObscured xmlns:a14="http://schemas.microsoft.com/office/drawing/2010/main"/>
                      </a:ext>
                    </a:extLst>
                  </pic:spPr>
                </pic:pic>
              </a:graphicData>
            </a:graphic>
          </wp:inline>
        </w:drawing>
      </w:r>
    </w:p>
    <w:p w14:paraId="26242F81" w14:textId="74218620" w:rsidR="006903B6" w:rsidRDefault="006903B6" w:rsidP="006903B6">
      <w:pPr>
        <w:jc w:val="center"/>
        <w:rPr>
          <w:rFonts w:asciiTheme="minorHAnsi" w:hAnsiTheme="minorHAnsi" w:cstheme="minorHAnsi"/>
          <w:sz w:val="22"/>
        </w:rPr>
      </w:pPr>
      <w:r>
        <w:rPr>
          <w:rFonts w:asciiTheme="minorHAnsi" w:hAnsiTheme="minorHAnsi" w:cstheme="minorHAnsi"/>
          <w:sz w:val="22"/>
        </w:rPr>
        <w:t>Fig N. Structures file.</w:t>
      </w:r>
    </w:p>
    <w:p w14:paraId="45236080" w14:textId="1D750515" w:rsidR="006903B6" w:rsidRDefault="006903B6" w:rsidP="00EF5E01">
      <w:pPr>
        <w:ind w:firstLine="720"/>
        <w:rPr>
          <w:rFonts w:asciiTheme="minorHAnsi" w:hAnsiTheme="minorHAnsi" w:cstheme="minorHAnsi"/>
          <w:sz w:val="22"/>
        </w:rPr>
      </w:pPr>
      <w:r>
        <w:rPr>
          <w:rFonts w:asciiTheme="minorHAnsi" w:hAnsiTheme="minorHAnsi" w:cstheme="minorHAnsi"/>
          <w:sz w:val="22"/>
        </w:rPr>
        <w:t xml:space="preserve">The reasoning for utilising a structure header file was to easily manage all information of a function in one place and to make the use of encapsulation to protect modifiable variables that should never be touched outside of the class </w:t>
      </w:r>
      <w:r w:rsidR="00EF5E01">
        <w:rPr>
          <w:rFonts w:asciiTheme="minorHAnsi" w:hAnsiTheme="minorHAnsi" w:cstheme="minorHAnsi"/>
          <w:sz w:val="22"/>
        </w:rPr>
        <w:t>it’s</w:t>
      </w:r>
      <w:r>
        <w:rPr>
          <w:rFonts w:asciiTheme="minorHAnsi" w:hAnsiTheme="minorHAnsi" w:cstheme="minorHAnsi"/>
          <w:sz w:val="22"/>
        </w:rPr>
        <w:t xml:space="preserve"> in.</w:t>
      </w:r>
      <w:r w:rsidR="00EF5E01">
        <w:rPr>
          <w:rFonts w:asciiTheme="minorHAnsi" w:hAnsiTheme="minorHAnsi" w:cstheme="minorHAnsi"/>
          <w:sz w:val="22"/>
        </w:rPr>
        <w:t xml:space="preserve"> </w:t>
      </w:r>
    </w:p>
    <w:p w14:paraId="2D50AB01" w14:textId="0ABD1DEF" w:rsidR="00EF5E01" w:rsidRDefault="00EF5E01" w:rsidP="00EF5E01">
      <w:pPr>
        <w:ind w:firstLine="720"/>
        <w:rPr>
          <w:rFonts w:asciiTheme="minorHAnsi" w:hAnsiTheme="minorHAnsi" w:cstheme="minorHAnsi"/>
          <w:sz w:val="22"/>
        </w:rPr>
      </w:pPr>
    </w:p>
    <w:p w14:paraId="1368F88D" w14:textId="2A642C34" w:rsidR="002D048A" w:rsidRDefault="00EF5E01" w:rsidP="002D048A">
      <w:pPr>
        <w:ind w:firstLine="720"/>
        <w:rPr>
          <w:rFonts w:asciiTheme="minorHAnsi" w:hAnsiTheme="minorHAnsi" w:cstheme="minorHAnsi"/>
          <w:sz w:val="22"/>
        </w:rPr>
      </w:pPr>
      <w:r>
        <w:rPr>
          <w:rFonts w:asciiTheme="minorHAnsi" w:hAnsiTheme="minorHAnsi" w:cstheme="minorHAnsi"/>
          <w:sz w:val="22"/>
        </w:rPr>
        <w:t>Starting on the transitions class, you can see the two private vectors In and Out.</w:t>
      </w:r>
      <w:r w:rsidR="002D048A">
        <w:rPr>
          <w:rFonts w:asciiTheme="minorHAnsi" w:hAnsiTheme="minorHAnsi" w:cstheme="minorHAnsi"/>
          <w:sz w:val="22"/>
        </w:rPr>
        <w:t xml:space="preserve"> These vectors are used in the function calls ArcIn and ArcOut as an element in the array of the arcs used by </w:t>
      </w:r>
      <w:r w:rsidR="002D048A">
        <w:rPr>
          <w:rFonts w:asciiTheme="minorHAnsi" w:hAnsiTheme="minorHAnsi" w:cstheme="minorHAnsi"/>
          <w:sz w:val="22"/>
        </w:rPr>
        <w:lastRenderedPageBreak/>
        <w:t>the Petri net.</w:t>
      </w:r>
      <w:r>
        <w:rPr>
          <w:rFonts w:asciiTheme="minorHAnsi" w:hAnsiTheme="minorHAnsi" w:cstheme="minorHAnsi"/>
          <w:sz w:val="22"/>
        </w:rPr>
        <w:t xml:space="preserve"> </w:t>
      </w:r>
      <w:r w:rsidR="002D048A">
        <w:rPr>
          <w:rFonts w:asciiTheme="minorHAnsi" w:hAnsiTheme="minorHAnsi" w:cstheme="minorHAnsi"/>
          <w:sz w:val="22"/>
        </w:rPr>
        <w:t xml:space="preserve">The CheckFire function is used to check if a place has a token and whether it has enough tokens to fire. </w:t>
      </w:r>
      <w:r w:rsidR="00A360D0">
        <w:rPr>
          <w:rFonts w:asciiTheme="minorHAnsi" w:hAnsiTheme="minorHAnsi" w:cstheme="minorHAnsi"/>
          <w:sz w:val="22"/>
        </w:rPr>
        <w:t>Finally,</w:t>
      </w:r>
      <w:r w:rsidR="002D048A">
        <w:rPr>
          <w:rFonts w:asciiTheme="minorHAnsi" w:hAnsiTheme="minorHAnsi" w:cstheme="minorHAnsi"/>
          <w:sz w:val="22"/>
        </w:rPr>
        <w:t xml:space="preserve"> FireInDaHole is used to remove this token form the ArcIn and add one to the ArcOut from a transition. These functions can more easily be seen in Fig O, showing precisely how they go about achieving their intended use.</w:t>
      </w:r>
    </w:p>
    <w:p w14:paraId="355AEBFC" w14:textId="7C1BF377" w:rsidR="002D048A" w:rsidRDefault="002D048A" w:rsidP="002D048A">
      <w:pPr>
        <w:ind w:firstLine="720"/>
        <w:rPr>
          <w:rFonts w:asciiTheme="minorHAnsi" w:hAnsiTheme="minorHAnsi" w:cstheme="minorHAnsi"/>
          <w:sz w:val="22"/>
        </w:rPr>
      </w:pPr>
    </w:p>
    <w:p w14:paraId="57582306" w14:textId="6D70EC3B" w:rsidR="002D048A" w:rsidRDefault="002D048A" w:rsidP="002D048A">
      <w:pPr>
        <w:ind w:firstLine="720"/>
        <w:jc w:val="center"/>
        <w:rPr>
          <w:rFonts w:asciiTheme="minorHAnsi" w:hAnsiTheme="minorHAnsi" w:cstheme="minorHAnsi"/>
          <w:sz w:val="22"/>
        </w:rPr>
      </w:pPr>
      <w:r>
        <w:rPr>
          <w:noProof/>
        </w:rPr>
        <w:drawing>
          <wp:inline distT="0" distB="0" distL="0" distR="0" wp14:anchorId="414E103A" wp14:editId="5D35A111">
            <wp:extent cx="3438525" cy="298538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386" r="57124" b="26433"/>
                    <a:stretch/>
                  </pic:blipFill>
                  <pic:spPr bwMode="auto">
                    <a:xfrm>
                      <a:off x="0" y="0"/>
                      <a:ext cx="3444630" cy="2990686"/>
                    </a:xfrm>
                    <a:prstGeom prst="rect">
                      <a:avLst/>
                    </a:prstGeom>
                    <a:ln>
                      <a:noFill/>
                    </a:ln>
                    <a:extLst>
                      <a:ext uri="{53640926-AAD7-44D8-BBD7-CCE9431645EC}">
                        <a14:shadowObscured xmlns:a14="http://schemas.microsoft.com/office/drawing/2010/main"/>
                      </a:ext>
                    </a:extLst>
                  </pic:spPr>
                </pic:pic>
              </a:graphicData>
            </a:graphic>
          </wp:inline>
        </w:drawing>
      </w:r>
    </w:p>
    <w:p w14:paraId="20237238" w14:textId="106583C4" w:rsidR="002D048A" w:rsidRDefault="002D048A" w:rsidP="002D048A">
      <w:pPr>
        <w:ind w:firstLine="720"/>
        <w:jc w:val="center"/>
        <w:rPr>
          <w:rFonts w:asciiTheme="minorHAnsi" w:hAnsiTheme="minorHAnsi" w:cstheme="minorHAnsi"/>
          <w:sz w:val="22"/>
        </w:rPr>
      </w:pPr>
      <w:r>
        <w:rPr>
          <w:rFonts w:asciiTheme="minorHAnsi" w:hAnsiTheme="minorHAnsi" w:cstheme="minorHAnsi"/>
          <w:sz w:val="22"/>
        </w:rPr>
        <w:t>Fig O. Utilisation of the Transition Class.</w:t>
      </w:r>
    </w:p>
    <w:p w14:paraId="11B6B6EE" w14:textId="0D29241C" w:rsidR="00921E4F" w:rsidRDefault="00921E4F" w:rsidP="00EA3EFF">
      <w:pPr>
        <w:rPr>
          <w:rFonts w:asciiTheme="minorHAnsi" w:hAnsiTheme="minorHAnsi" w:cstheme="minorHAnsi"/>
          <w:sz w:val="22"/>
        </w:rPr>
      </w:pPr>
    </w:p>
    <w:p w14:paraId="7E5AF7FF" w14:textId="7A740F96" w:rsidR="001C6633" w:rsidRDefault="001C6633" w:rsidP="00EA3EFF">
      <w:pPr>
        <w:rPr>
          <w:rFonts w:asciiTheme="minorHAnsi" w:hAnsiTheme="minorHAnsi" w:cstheme="minorHAnsi"/>
          <w:sz w:val="22"/>
        </w:rPr>
      </w:pPr>
      <w:r>
        <w:rPr>
          <w:rFonts w:asciiTheme="minorHAnsi" w:hAnsiTheme="minorHAnsi" w:cstheme="minorHAnsi"/>
          <w:sz w:val="22"/>
        </w:rPr>
        <w:tab/>
      </w:r>
      <w:r w:rsidR="002A496B">
        <w:rPr>
          <w:rFonts w:asciiTheme="minorHAnsi" w:hAnsiTheme="minorHAnsi" w:cstheme="minorHAnsi"/>
          <w:sz w:val="22"/>
        </w:rPr>
        <w:t xml:space="preserve">The next class is of places and this also contains the information needed for Arcs, so is exactly the same as the transitions. So the only extra functions needed for a place is the ability to add or remove tokens and to check if a place has any tokens. </w:t>
      </w:r>
    </w:p>
    <w:p w14:paraId="2440E763" w14:textId="77777777" w:rsidR="001C6633" w:rsidRDefault="001C6633" w:rsidP="00EA3EFF">
      <w:pPr>
        <w:rPr>
          <w:rFonts w:asciiTheme="minorHAnsi" w:hAnsiTheme="minorHAnsi" w:cstheme="minorHAnsi"/>
          <w:sz w:val="22"/>
        </w:rPr>
      </w:pPr>
    </w:p>
    <w:p w14:paraId="10FDB82D" w14:textId="542047C8" w:rsidR="002D048A" w:rsidRDefault="002D048A" w:rsidP="002D048A">
      <w:pPr>
        <w:jc w:val="center"/>
        <w:rPr>
          <w:rFonts w:asciiTheme="minorHAnsi" w:hAnsiTheme="minorHAnsi" w:cstheme="minorHAnsi"/>
          <w:sz w:val="22"/>
        </w:rPr>
      </w:pPr>
      <w:r>
        <w:rPr>
          <w:noProof/>
        </w:rPr>
        <w:drawing>
          <wp:inline distT="0" distB="0" distL="0" distR="0" wp14:anchorId="09631219" wp14:editId="5FEAF75B">
            <wp:extent cx="2715667" cy="2400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227" r="74241" b="35296"/>
                    <a:stretch/>
                  </pic:blipFill>
                  <pic:spPr bwMode="auto">
                    <a:xfrm>
                      <a:off x="0" y="0"/>
                      <a:ext cx="2736683" cy="2418876"/>
                    </a:xfrm>
                    <a:prstGeom prst="rect">
                      <a:avLst/>
                    </a:prstGeom>
                    <a:ln>
                      <a:noFill/>
                    </a:ln>
                    <a:extLst>
                      <a:ext uri="{53640926-AAD7-44D8-BBD7-CCE9431645EC}">
                        <a14:shadowObscured xmlns:a14="http://schemas.microsoft.com/office/drawing/2010/main"/>
                      </a:ext>
                    </a:extLst>
                  </pic:spPr>
                </pic:pic>
              </a:graphicData>
            </a:graphic>
          </wp:inline>
        </w:drawing>
      </w:r>
    </w:p>
    <w:p w14:paraId="756EA8CE" w14:textId="06A2075E" w:rsidR="002D048A" w:rsidRDefault="002D048A" w:rsidP="002D048A">
      <w:pPr>
        <w:jc w:val="center"/>
        <w:rPr>
          <w:rFonts w:asciiTheme="minorHAnsi" w:hAnsiTheme="minorHAnsi" w:cstheme="minorHAnsi"/>
          <w:sz w:val="22"/>
        </w:rPr>
      </w:pPr>
      <w:r>
        <w:rPr>
          <w:rFonts w:asciiTheme="minorHAnsi" w:hAnsiTheme="minorHAnsi" w:cstheme="minorHAnsi"/>
          <w:sz w:val="22"/>
        </w:rPr>
        <w:t xml:space="preserve">Fig P. </w:t>
      </w:r>
      <w:r>
        <w:rPr>
          <w:rFonts w:asciiTheme="minorHAnsi" w:hAnsiTheme="minorHAnsi" w:cstheme="minorHAnsi"/>
          <w:sz w:val="22"/>
        </w:rPr>
        <w:t xml:space="preserve">Utilisation of the </w:t>
      </w:r>
      <w:r>
        <w:rPr>
          <w:rFonts w:asciiTheme="minorHAnsi" w:hAnsiTheme="minorHAnsi" w:cstheme="minorHAnsi"/>
          <w:sz w:val="22"/>
        </w:rPr>
        <w:t>Places</w:t>
      </w:r>
      <w:r>
        <w:rPr>
          <w:rFonts w:asciiTheme="minorHAnsi" w:hAnsiTheme="minorHAnsi" w:cstheme="minorHAnsi"/>
          <w:sz w:val="22"/>
        </w:rPr>
        <w:t xml:space="preserve"> Class.</w:t>
      </w:r>
    </w:p>
    <w:p w14:paraId="3CDD595E" w14:textId="4D7139B4" w:rsidR="002D048A" w:rsidRDefault="002D048A" w:rsidP="00EA3EFF">
      <w:pPr>
        <w:rPr>
          <w:rFonts w:asciiTheme="minorHAnsi" w:hAnsiTheme="minorHAnsi" w:cstheme="minorHAnsi"/>
          <w:sz w:val="22"/>
        </w:rPr>
      </w:pPr>
    </w:p>
    <w:p w14:paraId="0BBF8B75" w14:textId="231364DC" w:rsidR="00E829F5" w:rsidRDefault="00E829F5" w:rsidP="00EA3EFF">
      <w:pPr>
        <w:rPr>
          <w:rFonts w:asciiTheme="minorHAnsi" w:hAnsiTheme="minorHAnsi" w:cstheme="minorHAnsi"/>
          <w:sz w:val="22"/>
        </w:rPr>
      </w:pPr>
      <w:r>
        <w:rPr>
          <w:rFonts w:asciiTheme="minorHAnsi" w:hAnsiTheme="minorHAnsi" w:cstheme="minorHAnsi"/>
          <w:sz w:val="22"/>
        </w:rPr>
        <w:tab/>
        <w:t>Finally, the last class is used for the arcs, and holds the information relating to the location of a place, the ability to add transition to a place, check if a place has any tokens that an arc is going to and then be able to remove and add tokens from a connected place.</w:t>
      </w:r>
    </w:p>
    <w:p w14:paraId="73E7C198" w14:textId="7768340A" w:rsidR="007A4E21" w:rsidRDefault="007A4E21" w:rsidP="007A4E21">
      <w:pPr>
        <w:jc w:val="center"/>
        <w:rPr>
          <w:rFonts w:asciiTheme="minorHAnsi" w:hAnsiTheme="minorHAnsi" w:cstheme="minorHAnsi"/>
          <w:sz w:val="22"/>
        </w:rPr>
      </w:pPr>
      <w:r>
        <w:rPr>
          <w:noProof/>
        </w:rPr>
        <w:lastRenderedPageBreak/>
        <w:drawing>
          <wp:inline distT="0" distB="0" distL="0" distR="0" wp14:anchorId="7202488C" wp14:editId="518F0964">
            <wp:extent cx="2743426" cy="25431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522" r="77233" b="37956"/>
                    <a:stretch/>
                  </pic:blipFill>
                  <pic:spPr bwMode="auto">
                    <a:xfrm>
                      <a:off x="0" y="0"/>
                      <a:ext cx="2761873" cy="2560275"/>
                    </a:xfrm>
                    <a:prstGeom prst="rect">
                      <a:avLst/>
                    </a:prstGeom>
                    <a:ln>
                      <a:noFill/>
                    </a:ln>
                    <a:extLst>
                      <a:ext uri="{53640926-AAD7-44D8-BBD7-CCE9431645EC}">
                        <a14:shadowObscured xmlns:a14="http://schemas.microsoft.com/office/drawing/2010/main"/>
                      </a:ext>
                    </a:extLst>
                  </pic:spPr>
                </pic:pic>
              </a:graphicData>
            </a:graphic>
          </wp:inline>
        </w:drawing>
      </w:r>
    </w:p>
    <w:p w14:paraId="4B4FFAA7" w14:textId="1B4B4055" w:rsidR="007A4E21" w:rsidRDefault="007A4E21" w:rsidP="007A4E21">
      <w:pPr>
        <w:ind w:firstLine="720"/>
        <w:jc w:val="center"/>
        <w:rPr>
          <w:rFonts w:asciiTheme="minorHAnsi" w:hAnsiTheme="minorHAnsi" w:cstheme="minorHAnsi"/>
          <w:sz w:val="22"/>
        </w:rPr>
      </w:pPr>
      <w:r>
        <w:rPr>
          <w:rFonts w:asciiTheme="minorHAnsi" w:hAnsiTheme="minorHAnsi" w:cstheme="minorHAnsi"/>
          <w:sz w:val="22"/>
        </w:rPr>
        <w:t xml:space="preserve">Fig Q. </w:t>
      </w:r>
      <w:r>
        <w:rPr>
          <w:rFonts w:asciiTheme="minorHAnsi" w:hAnsiTheme="minorHAnsi" w:cstheme="minorHAnsi"/>
          <w:sz w:val="22"/>
        </w:rPr>
        <w:t xml:space="preserve">Utilisation of the </w:t>
      </w:r>
      <w:r>
        <w:rPr>
          <w:rFonts w:asciiTheme="minorHAnsi" w:hAnsiTheme="minorHAnsi" w:cstheme="minorHAnsi"/>
          <w:sz w:val="22"/>
        </w:rPr>
        <w:t>Arcs</w:t>
      </w:r>
      <w:r>
        <w:rPr>
          <w:rFonts w:asciiTheme="minorHAnsi" w:hAnsiTheme="minorHAnsi" w:cstheme="minorHAnsi"/>
          <w:sz w:val="22"/>
        </w:rPr>
        <w:t xml:space="preserve"> Class.</w:t>
      </w:r>
    </w:p>
    <w:p w14:paraId="73A1675B" w14:textId="6C345E53" w:rsidR="007A4E21" w:rsidRDefault="007A4E21" w:rsidP="00FE1421">
      <w:pPr>
        <w:rPr>
          <w:rFonts w:asciiTheme="minorHAnsi" w:hAnsiTheme="minorHAnsi" w:cstheme="minorHAnsi"/>
          <w:sz w:val="22"/>
        </w:rPr>
      </w:pPr>
    </w:p>
    <w:p w14:paraId="301387D2" w14:textId="70C2194C" w:rsidR="00FE1421" w:rsidRDefault="00FE1421" w:rsidP="00FE1421">
      <w:pPr>
        <w:rPr>
          <w:rFonts w:asciiTheme="minorHAnsi" w:hAnsiTheme="minorHAnsi" w:cstheme="minorHAnsi"/>
          <w:sz w:val="22"/>
        </w:rPr>
      </w:pPr>
      <w:r>
        <w:rPr>
          <w:rFonts w:asciiTheme="minorHAnsi" w:hAnsiTheme="minorHAnsi" w:cstheme="minorHAnsi"/>
          <w:sz w:val="22"/>
        </w:rPr>
        <w:tab/>
      </w:r>
      <w:r w:rsidR="00DA08E1">
        <w:rPr>
          <w:rFonts w:asciiTheme="minorHAnsi" w:hAnsiTheme="minorHAnsi" w:cstheme="minorHAnsi"/>
          <w:sz w:val="22"/>
        </w:rPr>
        <w:t>This section of the assignment was incomplete due to time constraints and has no simulation for testing to be completed. Although the setup for a Petri net is complete, it severely lacks the code required to compile and run.</w:t>
      </w:r>
    </w:p>
    <w:p w14:paraId="6EC26A67" w14:textId="77777777" w:rsidR="00FE1421" w:rsidRPr="00921E4F" w:rsidRDefault="00FE1421" w:rsidP="00FE1421">
      <w:pPr>
        <w:rPr>
          <w:rFonts w:asciiTheme="minorHAnsi" w:hAnsiTheme="minorHAnsi" w:cstheme="minorHAnsi"/>
          <w:sz w:val="22"/>
        </w:rPr>
      </w:pPr>
    </w:p>
    <w:p w14:paraId="51C226F6" w14:textId="77777777" w:rsidR="00EA3EFF" w:rsidRPr="00EA3EFF" w:rsidRDefault="00EA3EFF" w:rsidP="00EA3EFF">
      <w:pPr>
        <w:rPr>
          <w:rFonts w:asciiTheme="minorHAnsi" w:hAnsiTheme="minorHAnsi" w:cstheme="minorHAnsi"/>
          <w:b/>
        </w:rPr>
      </w:pPr>
      <w:r w:rsidRPr="00EA3EFF">
        <w:rPr>
          <w:rFonts w:asciiTheme="minorHAnsi" w:hAnsiTheme="minorHAnsi" w:cstheme="minorHAnsi"/>
          <w:b/>
        </w:rPr>
        <w:t>References:</w:t>
      </w:r>
    </w:p>
    <w:p w14:paraId="536C8E68" w14:textId="0E49A9BC" w:rsidR="00EA3EFF" w:rsidRPr="0017363F" w:rsidRDefault="00EA3EFF" w:rsidP="005D5840">
      <w:pPr>
        <w:rPr>
          <w:rFonts w:asciiTheme="minorHAnsi" w:hAnsiTheme="minorHAnsi" w:cstheme="minorHAnsi"/>
          <w:i/>
          <w:iCs/>
          <w:sz w:val="22"/>
        </w:rPr>
      </w:pPr>
      <w:r w:rsidRPr="00EA3EFF">
        <w:rPr>
          <w:rFonts w:asciiTheme="minorHAnsi" w:hAnsiTheme="minorHAnsi" w:cstheme="minorHAnsi"/>
          <w:i/>
          <w:iCs/>
          <w:sz w:val="22"/>
        </w:rPr>
        <w:t xml:space="preserve">Anon 2013. The Dining Philosophers Problem With Ron Swanson. URL: </w:t>
      </w:r>
      <w:r w:rsidRPr="00EA3EFF">
        <w:rPr>
          <w:rFonts w:asciiTheme="minorHAnsi" w:hAnsiTheme="minorHAnsi" w:cstheme="minorHAnsi"/>
          <w:sz w:val="22"/>
        </w:rPr>
        <w:t>http://adit.io/posts/2013-05-11-The-Dining-Philosophers-Problem-With-Ron-Swanson.html</w:t>
      </w:r>
    </w:p>
    <w:sectPr w:rsidR="00EA3EFF" w:rsidRPr="0017363F" w:rsidSect="006B583E">
      <w:headerReference w:type="default" r:id="rId34"/>
      <w:pgSz w:w="11906" w:h="16838" w:code="9"/>
      <w:pgMar w:top="284" w:right="1440" w:bottom="284"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0850B" w14:textId="77777777" w:rsidR="00B36935" w:rsidRDefault="00B36935" w:rsidP="00BF1E7A">
      <w:r>
        <w:separator/>
      </w:r>
    </w:p>
  </w:endnote>
  <w:endnote w:type="continuationSeparator" w:id="0">
    <w:p w14:paraId="12EC9CCD" w14:textId="77777777" w:rsidR="00B36935" w:rsidRDefault="00B36935" w:rsidP="00BF1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pple Color Emoji">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BDEEF" w14:textId="77777777" w:rsidR="00B36935" w:rsidRDefault="00B36935" w:rsidP="00BF1E7A">
      <w:r>
        <w:separator/>
      </w:r>
    </w:p>
  </w:footnote>
  <w:footnote w:type="continuationSeparator" w:id="0">
    <w:p w14:paraId="6163C31D" w14:textId="77777777" w:rsidR="00B36935" w:rsidRDefault="00B36935" w:rsidP="00BF1E7A">
      <w:r>
        <w:continuationSeparator/>
      </w:r>
    </w:p>
  </w:footnote>
  <w:footnote w:id="1">
    <w:p w14:paraId="1C5E1831" w14:textId="77777777" w:rsidR="00491000" w:rsidRPr="00862023" w:rsidRDefault="00491000" w:rsidP="00E507C7">
      <w:pPr>
        <w:pStyle w:val="FootnoteText"/>
        <w:rPr>
          <w:rFonts w:ascii="Arial" w:hAnsi="Arial" w:cs="Arial"/>
          <w:sz w:val="16"/>
          <w:szCs w:val="16"/>
          <w:lang w:val="en-US"/>
        </w:rPr>
      </w:pPr>
      <w:r w:rsidRPr="00862023">
        <w:rPr>
          <w:rStyle w:val="FootnoteReference"/>
          <w:rFonts w:ascii="Arial" w:hAnsi="Arial" w:cs="Arial"/>
          <w:sz w:val="16"/>
          <w:szCs w:val="16"/>
        </w:rPr>
        <w:footnoteRef/>
      </w:r>
      <w:r w:rsidRPr="00862023">
        <w:rPr>
          <w:rFonts w:ascii="Arial" w:hAnsi="Arial" w:cs="Arial"/>
          <w:sz w:val="16"/>
          <w:szCs w:val="16"/>
        </w:rPr>
        <w:t xml:space="preserve"> </w:t>
      </w:r>
      <w:r w:rsidRPr="00862023">
        <w:rPr>
          <w:rFonts w:ascii="Arial" w:hAnsi="Arial" w:cs="Arial"/>
          <w:sz w:val="16"/>
          <w:szCs w:val="16"/>
          <w:lang w:val="en-US"/>
        </w:rPr>
        <w:t xml:space="preserve">University Academic </w:t>
      </w:r>
      <w:r>
        <w:rPr>
          <w:rFonts w:ascii="Arial" w:hAnsi="Arial" w:cs="Arial"/>
          <w:sz w:val="16"/>
          <w:szCs w:val="16"/>
          <w:lang w:val="en-US"/>
        </w:rPr>
        <w:t xml:space="preserve">Misconduct </w:t>
      </w:r>
      <w:r w:rsidRPr="00862023">
        <w:rPr>
          <w:rFonts w:ascii="Arial" w:hAnsi="Arial" w:cs="Arial"/>
          <w:sz w:val="16"/>
          <w:szCs w:val="16"/>
          <w:lang w:val="en-US"/>
        </w:rPr>
        <w:t>Regulations</w:t>
      </w:r>
    </w:p>
  </w:footnote>
  <w:footnote w:id="2">
    <w:p w14:paraId="60D2CEF7" w14:textId="77777777" w:rsidR="00491000" w:rsidRPr="00B73CD1" w:rsidRDefault="00491000" w:rsidP="00E507C7">
      <w:pPr>
        <w:pStyle w:val="FootnoteText"/>
        <w:rPr>
          <w:rFonts w:ascii="Arial" w:hAnsi="Arial" w:cs="Arial"/>
          <w:sz w:val="16"/>
          <w:szCs w:val="16"/>
        </w:rPr>
      </w:pPr>
      <w:r w:rsidRPr="00B73CD1">
        <w:rPr>
          <w:rStyle w:val="FootnoteReference"/>
          <w:rFonts w:ascii="Arial" w:hAnsi="Arial" w:cs="Arial"/>
          <w:sz w:val="16"/>
          <w:szCs w:val="16"/>
        </w:rPr>
        <w:footnoteRef/>
      </w:r>
      <w:r w:rsidRPr="00B73CD1">
        <w:rPr>
          <w:rFonts w:ascii="Arial" w:hAnsi="Arial" w:cs="Arial"/>
          <w:sz w:val="16"/>
          <w:szCs w:val="16"/>
        </w:rPr>
        <w:t xml:space="preserve"> Information on exclusions to this rule is available</w:t>
      </w:r>
      <w:r>
        <w:rPr>
          <w:rFonts w:ascii="Arial" w:hAnsi="Arial" w:cs="Arial"/>
          <w:sz w:val="16"/>
          <w:szCs w:val="16"/>
        </w:rPr>
        <w:t xml:space="preserve"> </w:t>
      </w:r>
      <w:r w:rsidRPr="00B73CD1">
        <w:rPr>
          <w:rFonts w:ascii="Arial" w:hAnsi="Arial" w:cs="Arial"/>
          <w:sz w:val="16"/>
          <w:szCs w:val="16"/>
        </w:rPr>
        <w:t xml:space="preserve">from </w:t>
      </w:r>
      <w:r>
        <w:rPr>
          <w:rFonts w:ascii="Arial" w:hAnsi="Arial" w:cs="Arial"/>
          <w:sz w:val="16"/>
          <w:szCs w:val="16"/>
        </w:rPr>
        <w:t>the Advice Centre at each Campus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D380" w14:textId="459FC9B0" w:rsidR="00491000" w:rsidRDefault="00491000">
    <w:pPr>
      <w:pStyle w:val="Header"/>
    </w:pPr>
    <w:r>
      <w:t>13010107</w:t>
    </w:r>
  </w:p>
  <w:p w14:paraId="4015AC58" w14:textId="77777777" w:rsidR="00491000" w:rsidRDefault="00491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3F0"/>
    <w:multiLevelType w:val="hybridMultilevel"/>
    <w:tmpl w:val="1806F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3126B"/>
    <w:multiLevelType w:val="hybridMultilevel"/>
    <w:tmpl w:val="5080BCC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63C66"/>
    <w:multiLevelType w:val="hybridMultilevel"/>
    <w:tmpl w:val="22F0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F63359"/>
    <w:multiLevelType w:val="hybridMultilevel"/>
    <w:tmpl w:val="A318385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9F0B86"/>
    <w:multiLevelType w:val="hybridMultilevel"/>
    <w:tmpl w:val="6D18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03F0F1E"/>
    <w:multiLevelType w:val="hybridMultilevel"/>
    <w:tmpl w:val="629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65056"/>
    <w:multiLevelType w:val="hybridMultilevel"/>
    <w:tmpl w:val="6B2E5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1E7A"/>
    <w:rsid w:val="000165BF"/>
    <w:rsid w:val="00043393"/>
    <w:rsid w:val="00054012"/>
    <w:rsid w:val="0006003B"/>
    <w:rsid w:val="00061B89"/>
    <w:rsid w:val="00062A85"/>
    <w:rsid w:val="000675E7"/>
    <w:rsid w:val="00075C6E"/>
    <w:rsid w:val="000805F5"/>
    <w:rsid w:val="00087C8E"/>
    <w:rsid w:val="0009496D"/>
    <w:rsid w:val="000978DA"/>
    <w:rsid w:val="000B21E6"/>
    <w:rsid w:val="000B53FA"/>
    <w:rsid w:val="000C5AD3"/>
    <w:rsid w:val="000D20BE"/>
    <w:rsid w:val="000D4BDB"/>
    <w:rsid w:val="000D4EB1"/>
    <w:rsid w:val="000D76B6"/>
    <w:rsid w:val="000E27E0"/>
    <w:rsid w:val="000F2223"/>
    <w:rsid w:val="000F4941"/>
    <w:rsid w:val="00110112"/>
    <w:rsid w:val="00113DFC"/>
    <w:rsid w:val="0012254F"/>
    <w:rsid w:val="0013015E"/>
    <w:rsid w:val="00130266"/>
    <w:rsid w:val="00143AFC"/>
    <w:rsid w:val="0015015E"/>
    <w:rsid w:val="00152D71"/>
    <w:rsid w:val="001534E3"/>
    <w:rsid w:val="001674B9"/>
    <w:rsid w:val="00170312"/>
    <w:rsid w:val="0017363F"/>
    <w:rsid w:val="00181892"/>
    <w:rsid w:val="0019041C"/>
    <w:rsid w:val="00193353"/>
    <w:rsid w:val="001B77CD"/>
    <w:rsid w:val="001C23F6"/>
    <w:rsid w:val="001C6633"/>
    <w:rsid w:val="001D1288"/>
    <w:rsid w:val="001D16F3"/>
    <w:rsid w:val="001E6091"/>
    <w:rsid w:val="00200685"/>
    <w:rsid w:val="00217A3A"/>
    <w:rsid w:val="002224B8"/>
    <w:rsid w:val="00223E15"/>
    <w:rsid w:val="0022488C"/>
    <w:rsid w:val="00234D9A"/>
    <w:rsid w:val="00242CA6"/>
    <w:rsid w:val="00246F1B"/>
    <w:rsid w:val="002524FF"/>
    <w:rsid w:val="00257CD4"/>
    <w:rsid w:val="0026048B"/>
    <w:rsid w:val="002607AA"/>
    <w:rsid w:val="0026686B"/>
    <w:rsid w:val="00270DDE"/>
    <w:rsid w:val="00275BBE"/>
    <w:rsid w:val="00280912"/>
    <w:rsid w:val="00284B36"/>
    <w:rsid w:val="002929F6"/>
    <w:rsid w:val="00297776"/>
    <w:rsid w:val="002A496B"/>
    <w:rsid w:val="002B0307"/>
    <w:rsid w:val="002B7277"/>
    <w:rsid w:val="002D048A"/>
    <w:rsid w:val="002D714A"/>
    <w:rsid w:val="002E044E"/>
    <w:rsid w:val="002E2C33"/>
    <w:rsid w:val="002E4DBC"/>
    <w:rsid w:val="002E67F3"/>
    <w:rsid w:val="002F6040"/>
    <w:rsid w:val="003078E7"/>
    <w:rsid w:val="00314956"/>
    <w:rsid w:val="00317550"/>
    <w:rsid w:val="00317858"/>
    <w:rsid w:val="00320811"/>
    <w:rsid w:val="00321435"/>
    <w:rsid w:val="00325E19"/>
    <w:rsid w:val="00326507"/>
    <w:rsid w:val="003378CB"/>
    <w:rsid w:val="00346CDB"/>
    <w:rsid w:val="00353CB8"/>
    <w:rsid w:val="003634BD"/>
    <w:rsid w:val="00366940"/>
    <w:rsid w:val="00382F11"/>
    <w:rsid w:val="00385D68"/>
    <w:rsid w:val="00394A2C"/>
    <w:rsid w:val="003B209B"/>
    <w:rsid w:val="003B579E"/>
    <w:rsid w:val="003D5AD8"/>
    <w:rsid w:val="003E195C"/>
    <w:rsid w:val="003F0F23"/>
    <w:rsid w:val="0041051F"/>
    <w:rsid w:val="00410D56"/>
    <w:rsid w:val="004117D5"/>
    <w:rsid w:val="004148FF"/>
    <w:rsid w:val="00422BED"/>
    <w:rsid w:val="0042457E"/>
    <w:rsid w:val="00432370"/>
    <w:rsid w:val="00432D4F"/>
    <w:rsid w:val="00435951"/>
    <w:rsid w:val="00436FA1"/>
    <w:rsid w:val="00437159"/>
    <w:rsid w:val="00460B8C"/>
    <w:rsid w:val="00466D15"/>
    <w:rsid w:val="00472A4C"/>
    <w:rsid w:val="00482242"/>
    <w:rsid w:val="00487757"/>
    <w:rsid w:val="00491000"/>
    <w:rsid w:val="004965B1"/>
    <w:rsid w:val="00496BDC"/>
    <w:rsid w:val="004A67D8"/>
    <w:rsid w:val="004D2D4A"/>
    <w:rsid w:val="004D350F"/>
    <w:rsid w:val="004E0293"/>
    <w:rsid w:val="004E08C8"/>
    <w:rsid w:val="004F2DC3"/>
    <w:rsid w:val="004F7195"/>
    <w:rsid w:val="00500BD6"/>
    <w:rsid w:val="00513A19"/>
    <w:rsid w:val="00513B20"/>
    <w:rsid w:val="00517F0E"/>
    <w:rsid w:val="0052454C"/>
    <w:rsid w:val="005417D8"/>
    <w:rsid w:val="00542905"/>
    <w:rsid w:val="005466C9"/>
    <w:rsid w:val="00556481"/>
    <w:rsid w:val="005663F6"/>
    <w:rsid w:val="00587B2D"/>
    <w:rsid w:val="005916A1"/>
    <w:rsid w:val="005A6200"/>
    <w:rsid w:val="005C475D"/>
    <w:rsid w:val="005C4B27"/>
    <w:rsid w:val="005C522D"/>
    <w:rsid w:val="005D03CD"/>
    <w:rsid w:val="005D3ED8"/>
    <w:rsid w:val="005D43C9"/>
    <w:rsid w:val="005D5840"/>
    <w:rsid w:val="005D6C95"/>
    <w:rsid w:val="005E402A"/>
    <w:rsid w:val="005E51B3"/>
    <w:rsid w:val="005E5A01"/>
    <w:rsid w:val="0061676E"/>
    <w:rsid w:val="006252E4"/>
    <w:rsid w:val="006359B0"/>
    <w:rsid w:val="00637B17"/>
    <w:rsid w:val="0064212F"/>
    <w:rsid w:val="00646641"/>
    <w:rsid w:val="00651126"/>
    <w:rsid w:val="00667D41"/>
    <w:rsid w:val="00675689"/>
    <w:rsid w:val="00683744"/>
    <w:rsid w:val="00686014"/>
    <w:rsid w:val="006903B6"/>
    <w:rsid w:val="00694FDF"/>
    <w:rsid w:val="006A742A"/>
    <w:rsid w:val="006B583E"/>
    <w:rsid w:val="006B5F07"/>
    <w:rsid w:val="006B61CB"/>
    <w:rsid w:val="006B72E2"/>
    <w:rsid w:val="006B7DE6"/>
    <w:rsid w:val="006C4A6D"/>
    <w:rsid w:val="006C6842"/>
    <w:rsid w:val="006D2F80"/>
    <w:rsid w:val="006D6221"/>
    <w:rsid w:val="00700BFD"/>
    <w:rsid w:val="00707AE4"/>
    <w:rsid w:val="007154B3"/>
    <w:rsid w:val="00715894"/>
    <w:rsid w:val="0072390B"/>
    <w:rsid w:val="00734BCA"/>
    <w:rsid w:val="007430A9"/>
    <w:rsid w:val="007442EE"/>
    <w:rsid w:val="00750325"/>
    <w:rsid w:val="00756528"/>
    <w:rsid w:val="00766BD4"/>
    <w:rsid w:val="00770A0D"/>
    <w:rsid w:val="00770AFB"/>
    <w:rsid w:val="00776FA2"/>
    <w:rsid w:val="00781514"/>
    <w:rsid w:val="00794624"/>
    <w:rsid w:val="007A4E21"/>
    <w:rsid w:val="007A4EA8"/>
    <w:rsid w:val="007A5CE4"/>
    <w:rsid w:val="007B5CF7"/>
    <w:rsid w:val="007D0D73"/>
    <w:rsid w:val="007D2BC1"/>
    <w:rsid w:val="007D4CB7"/>
    <w:rsid w:val="007E0233"/>
    <w:rsid w:val="007E263C"/>
    <w:rsid w:val="007E2EDA"/>
    <w:rsid w:val="007F201C"/>
    <w:rsid w:val="007F4D7D"/>
    <w:rsid w:val="00802C42"/>
    <w:rsid w:val="00804776"/>
    <w:rsid w:val="00806D47"/>
    <w:rsid w:val="0080766F"/>
    <w:rsid w:val="00815F7D"/>
    <w:rsid w:val="0081638C"/>
    <w:rsid w:val="00817D21"/>
    <w:rsid w:val="00820C33"/>
    <w:rsid w:val="00821780"/>
    <w:rsid w:val="008306B9"/>
    <w:rsid w:val="008325E5"/>
    <w:rsid w:val="00842984"/>
    <w:rsid w:val="008467A7"/>
    <w:rsid w:val="00850F16"/>
    <w:rsid w:val="008516B4"/>
    <w:rsid w:val="008516E4"/>
    <w:rsid w:val="0085761B"/>
    <w:rsid w:val="00864A2C"/>
    <w:rsid w:val="00867A46"/>
    <w:rsid w:val="0088112C"/>
    <w:rsid w:val="00893C05"/>
    <w:rsid w:val="008A19BF"/>
    <w:rsid w:val="008B04AC"/>
    <w:rsid w:val="008B31C4"/>
    <w:rsid w:val="008C1ABC"/>
    <w:rsid w:val="008C7A4C"/>
    <w:rsid w:val="008D7740"/>
    <w:rsid w:val="008D7765"/>
    <w:rsid w:val="008E6082"/>
    <w:rsid w:val="00904B40"/>
    <w:rsid w:val="00913E40"/>
    <w:rsid w:val="00921436"/>
    <w:rsid w:val="00921E4F"/>
    <w:rsid w:val="00937CCF"/>
    <w:rsid w:val="009409D1"/>
    <w:rsid w:val="00951092"/>
    <w:rsid w:val="009520F3"/>
    <w:rsid w:val="00960C7A"/>
    <w:rsid w:val="009615AC"/>
    <w:rsid w:val="00965434"/>
    <w:rsid w:val="009700AB"/>
    <w:rsid w:val="00985152"/>
    <w:rsid w:val="00990DB4"/>
    <w:rsid w:val="00994EE6"/>
    <w:rsid w:val="00997406"/>
    <w:rsid w:val="009B4048"/>
    <w:rsid w:val="009B47A4"/>
    <w:rsid w:val="009C2858"/>
    <w:rsid w:val="009C36F8"/>
    <w:rsid w:val="009D4154"/>
    <w:rsid w:val="009E05BB"/>
    <w:rsid w:val="009F233A"/>
    <w:rsid w:val="009F421E"/>
    <w:rsid w:val="009F4E24"/>
    <w:rsid w:val="00A004CF"/>
    <w:rsid w:val="00A063E7"/>
    <w:rsid w:val="00A21038"/>
    <w:rsid w:val="00A22EA3"/>
    <w:rsid w:val="00A360D0"/>
    <w:rsid w:val="00A43EDD"/>
    <w:rsid w:val="00A50846"/>
    <w:rsid w:val="00A5104C"/>
    <w:rsid w:val="00A539C8"/>
    <w:rsid w:val="00A5492E"/>
    <w:rsid w:val="00A56534"/>
    <w:rsid w:val="00A56BC9"/>
    <w:rsid w:val="00A66DAD"/>
    <w:rsid w:val="00A77E1E"/>
    <w:rsid w:val="00A84B22"/>
    <w:rsid w:val="00A90C29"/>
    <w:rsid w:val="00A90CE7"/>
    <w:rsid w:val="00A92AB8"/>
    <w:rsid w:val="00A96461"/>
    <w:rsid w:val="00A9678E"/>
    <w:rsid w:val="00AA47F5"/>
    <w:rsid w:val="00AB4802"/>
    <w:rsid w:val="00AC3F8E"/>
    <w:rsid w:val="00AC623C"/>
    <w:rsid w:val="00AC7D85"/>
    <w:rsid w:val="00AD66FB"/>
    <w:rsid w:val="00AE1E64"/>
    <w:rsid w:val="00AE700C"/>
    <w:rsid w:val="00AF32C9"/>
    <w:rsid w:val="00AF5661"/>
    <w:rsid w:val="00B00DF5"/>
    <w:rsid w:val="00B104B9"/>
    <w:rsid w:val="00B1172C"/>
    <w:rsid w:val="00B156B4"/>
    <w:rsid w:val="00B171A3"/>
    <w:rsid w:val="00B36935"/>
    <w:rsid w:val="00B47607"/>
    <w:rsid w:val="00B52C2A"/>
    <w:rsid w:val="00B541E7"/>
    <w:rsid w:val="00B54B80"/>
    <w:rsid w:val="00B6061A"/>
    <w:rsid w:val="00B60703"/>
    <w:rsid w:val="00B66AE7"/>
    <w:rsid w:val="00B76DBA"/>
    <w:rsid w:val="00BA3AB5"/>
    <w:rsid w:val="00BA7D71"/>
    <w:rsid w:val="00BC4F29"/>
    <w:rsid w:val="00BD0837"/>
    <w:rsid w:val="00BD1456"/>
    <w:rsid w:val="00BD465A"/>
    <w:rsid w:val="00BE1108"/>
    <w:rsid w:val="00BE1E7E"/>
    <w:rsid w:val="00BE202D"/>
    <w:rsid w:val="00BE47E9"/>
    <w:rsid w:val="00BE5F5F"/>
    <w:rsid w:val="00BF1E7A"/>
    <w:rsid w:val="00BF2BF9"/>
    <w:rsid w:val="00C06C9C"/>
    <w:rsid w:val="00C20A57"/>
    <w:rsid w:val="00C21993"/>
    <w:rsid w:val="00C21A3A"/>
    <w:rsid w:val="00C32576"/>
    <w:rsid w:val="00C34FBD"/>
    <w:rsid w:val="00C35C23"/>
    <w:rsid w:val="00C373F4"/>
    <w:rsid w:val="00C43D8E"/>
    <w:rsid w:val="00C518C7"/>
    <w:rsid w:val="00C774E0"/>
    <w:rsid w:val="00C80810"/>
    <w:rsid w:val="00C80BEA"/>
    <w:rsid w:val="00C82A15"/>
    <w:rsid w:val="00CA18EE"/>
    <w:rsid w:val="00CA2AC9"/>
    <w:rsid w:val="00CB58BE"/>
    <w:rsid w:val="00CD2542"/>
    <w:rsid w:val="00CD5D98"/>
    <w:rsid w:val="00CD5F76"/>
    <w:rsid w:val="00CE3217"/>
    <w:rsid w:val="00CE602B"/>
    <w:rsid w:val="00CE6B58"/>
    <w:rsid w:val="00CF51C0"/>
    <w:rsid w:val="00D00C17"/>
    <w:rsid w:val="00D01E9D"/>
    <w:rsid w:val="00D064C1"/>
    <w:rsid w:val="00D14759"/>
    <w:rsid w:val="00D25972"/>
    <w:rsid w:val="00D36AA9"/>
    <w:rsid w:val="00D44B38"/>
    <w:rsid w:val="00D47D4E"/>
    <w:rsid w:val="00D67DB7"/>
    <w:rsid w:val="00D74EFF"/>
    <w:rsid w:val="00D75695"/>
    <w:rsid w:val="00D806E2"/>
    <w:rsid w:val="00D84CEE"/>
    <w:rsid w:val="00D867DB"/>
    <w:rsid w:val="00D90F80"/>
    <w:rsid w:val="00D936A1"/>
    <w:rsid w:val="00D963D7"/>
    <w:rsid w:val="00DA08E1"/>
    <w:rsid w:val="00DA31D3"/>
    <w:rsid w:val="00DA7AD8"/>
    <w:rsid w:val="00DB2707"/>
    <w:rsid w:val="00DB51D9"/>
    <w:rsid w:val="00DC7C11"/>
    <w:rsid w:val="00DD2948"/>
    <w:rsid w:val="00DD2BAD"/>
    <w:rsid w:val="00DD479B"/>
    <w:rsid w:val="00DE77F3"/>
    <w:rsid w:val="00E01782"/>
    <w:rsid w:val="00E039E0"/>
    <w:rsid w:val="00E1083D"/>
    <w:rsid w:val="00E33610"/>
    <w:rsid w:val="00E3767F"/>
    <w:rsid w:val="00E47B68"/>
    <w:rsid w:val="00E507C7"/>
    <w:rsid w:val="00E6129A"/>
    <w:rsid w:val="00E617EE"/>
    <w:rsid w:val="00E665B3"/>
    <w:rsid w:val="00E829F5"/>
    <w:rsid w:val="00E90215"/>
    <w:rsid w:val="00E91D25"/>
    <w:rsid w:val="00E95800"/>
    <w:rsid w:val="00EA39A0"/>
    <w:rsid w:val="00EA3B3E"/>
    <w:rsid w:val="00EA3EFF"/>
    <w:rsid w:val="00EA7BD1"/>
    <w:rsid w:val="00EB21EF"/>
    <w:rsid w:val="00EC0E74"/>
    <w:rsid w:val="00EC38F5"/>
    <w:rsid w:val="00EC46CD"/>
    <w:rsid w:val="00EC4B56"/>
    <w:rsid w:val="00ED02D6"/>
    <w:rsid w:val="00ED0798"/>
    <w:rsid w:val="00ED563B"/>
    <w:rsid w:val="00ED5C2C"/>
    <w:rsid w:val="00EE2A16"/>
    <w:rsid w:val="00EE6479"/>
    <w:rsid w:val="00EE78EF"/>
    <w:rsid w:val="00EF1355"/>
    <w:rsid w:val="00EF5E01"/>
    <w:rsid w:val="00EF6C95"/>
    <w:rsid w:val="00F028E7"/>
    <w:rsid w:val="00F03778"/>
    <w:rsid w:val="00F0703D"/>
    <w:rsid w:val="00F10405"/>
    <w:rsid w:val="00F13960"/>
    <w:rsid w:val="00F270E9"/>
    <w:rsid w:val="00F30E2C"/>
    <w:rsid w:val="00F3219C"/>
    <w:rsid w:val="00F403E7"/>
    <w:rsid w:val="00F5460A"/>
    <w:rsid w:val="00F71B84"/>
    <w:rsid w:val="00F71B9E"/>
    <w:rsid w:val="00F90539"/>
    <w:rsid w:val="00F92C02"/>
    <w:rsid w:val="00F94AFA"/>
    <w:rsid w:val="00FB4C9D"/>
    <w:rsid w:val="00FB7A89"/>
    <w:rsid w:val="00FC5F79"/>
    <w:rsid w:val="00FD0FCD"/>
    <w:rsid w:val="00FD2908"/>
    <w:rsid w:val="00FD6FF8"/>
    <w:rsid w:val="00FE05A4"/>
    <w:rsid w:val="00FE1421"/>
    <w:rsid w:val="00FE178B"/>
    <w:rsid w:val="00FE1CE2"/>
    <w:rsid w:val="00FF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999C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E1E7E"/>
    <w:pPr>
      <w:spacing w:after="0" w:line="240" w:lineRule="auto"/>
    </w:pPr>
    <w:rPr>
      <w:rFonts w:ascii="Times New Roman" w:hAnsi="Times New Roman" w:cs="Times New Roman"/>
      <w:sz w:val="24"/>
      <w:szCs w:val="24"/>
      <w:lang w:eastAsia="en-GB"/>
    </w:rPr>
  </w:style>
  <w:style w:type="paragraph" w:styleId="Heading1">
    <w:name w:val="heading 1"/>
    <w:basedOn w:val="Normal"/>
    <w:next w:val="Normal"/>
    <w:link w:val="Heading1Char"/>
    <w:qFormat/>
    <w:rsid w:val="00F10405"/>
    <w:pPr>
      <w:keepNext/>
      <w:spacing w:before="240" w:after="60"/>
      <w:outlineLvl w:val="0"/>
    </w:pPr>
    <w:rPr>
      <w:rFonts w:ascii="Arial" w:eastAsia="Times New Roman" w:hAnsi="Arial"/>
      <w:b/>
      <w:kern w:val="28"/>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E7A"/>
    <w:pPr>
      <w:ind w:left="720"/>
      <w:contextualSpacing/>
    </w:pPr>
    <w:rPr>
      <w:rFonts w:asciiTheme="minorHAnsi" w:eastAsiaTheme="minorEastAsia" w:hAnsiTheme="minorHAnsi" w:cstheme="minorBidi"/>
      <w:lang w:eastAsia="en-US"/>
    </w:rPr>
  </w:style>
  <w:style w:type="table" w:styleId="TableGrid">
    <w:name w:val="Table Grid"/>
    <w:basedOn w:val="TableNormal"/>
    <w:uiPriority w:val="59"/>
    <w:rsid w:val="00BF1E7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BF1E7A"/>
    <w:rPr>
      <w:rFonts w:asciiTheme="minorHAnsi" w:eastAsiaTheme="minorEastAsia" w:hAnsiTheme="minorHAnsi" w:cstheme="minorBidi"/>
      <w:lang w:eastAsia="en-US"/>
    </w:rPr>
  </w:style>
  <w:style w:type="character" w:customStyle="1" w:styleId="FootnoteTextChar">
    <w:name w:val="Footnote Text Char"/>
    <w:basedOn w:val="DefaultParagraphFont"/>
    <w:link w:val="FootnoteText"/>
    <w:rsid w:val="00BF1E7A"/>
    <w:rPr>
      <w:rFonts w:eastAsiaTheme="minorEastAsia"/>
      <w:sz w:val="24"/>
      <w:szCs w:val="24"/>
    </w:rPr>
  </w:style>
  <w:style w:type="character" w:styleId="FootnoteReference">
    <w:name w:val="footnote reference"/>
    <w:basedOn w:val="DefaultParagraphFont"/>
    <w:unhideWhenUsed/>
    <w:rsid w:val="00BF1E7A"/>
    <w:rPr>
      <w:vertAlign w:val="superscript"/>
    </w:rPr>
  </w:style>
  <w:style w:type="character" w:styleId="Hyperlink">
    <w:name w:val="Hyperlink"/>
    <w:basedOn w:val="DefaultParagraphFont"/>
    <w:uiPriority w:val="99"/>
    <w:unhideWhenUsed/>
    <w:rsid w:val="00BF1E7A"/>
    <w:rPr>
      <w:color w:val="0000FF" w:themeColor="hyperlink"/>
      <w:u w:val="single"/>
    </w:rPr>
  </w:style>
  <w:style w:type="character" w:styleId="CommentReference">
    <w:name w:val="annotation reference"/>
    <w:basedOn w:val="DefaultParagraphFont"/>
    <w:uiPriority w:val="99"/>
    <w:semiHidden/>
    <w:unhideWhenUsed/>
    <w:rsid w:val="00EC38F5"/>
    <w:rPr>
      <w:sz w:val="16"/>
      <w:szCs w:val="16"/>
    </w:rPr>
  </w:style>
  <w:style w:type="paragraph" w:styleId="CommentText">
    <w:name w:val="annotation text"/>
    <w:basedOn w:val="Normal"/>
    <w:link w:val="CommentTextChar"/>
    <w:uiPriority w:val="99"/>
    <w:semiHidden/>
    <w:unhideWhenUsed/>
    <w:rsid w:val="00EC38F5"/>
    <w:rPr>
      <w:rFonts w:asciiTheme="minorHAnsi" w:eastAsiaTheme="minorEastAsia"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EC38F5"/>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8F5"/>
    <w:rPr>
      <w:b/>
      <w:bCs/>
    </w:rPr>
  </w:style>
  <w:style w:type="character" w:customStyle="1" w:styleId="CommentSubjectChar">
    <w:name w:val="Comment Subject Char"/>
    <w:basedOn w:val="CommentTextChar"/>
    <w:link w:val="CommentSubject"/>
    <w:uiPriority w:val="99"/>
    <w:semiHidden/>
    <w:rsid w:val="00EC38F5"/>
    <w:rPr>
      <w:rFonts w:eastAsiaTheme="minorEastAsia"/>
      <w:b/>
      <w:bCs/>
      <w:sz w:val="20"/>
      <w:szCs w:val="20"/>
    </w:rPr>
  </w:style>
  <w:style w:type="paragraph" w:styleId="BalloonText">
    <w:name w:val="Balloon Text"/>
    <w:basedOn w:val="Normal"/>
    <w:link w:val="BalloonTextChar"/>
    <w:uiPriority w:val="99"/>
    <w:semiHidden/>
    <w:unhideWhenUsed/>
    <w:rsid w:val="00EC38F5"/>
    <w:rPr>
      <w:rFonts w:ascii="Tahoma" w:eastAsiaTheme="minorEastAsia" w:hAnsi="Tahoma" w:cs="Tahoma"/>
      <w:sz w:val="16"/>
      <w:szCs w:val="16"/>
      <w:lang w:eastAsia="en-US"/>
    </w:rPr>
  </w:style>
  <w:style w:type="character" w:customStyle="1" w:styleId="BalloonTextChar">
    <w:name w:val="Balloon Text Char"/>
    <w:basedOn w:val="DefaultParagraphFont"/>
    <w:link w:val="BalloonText"/>
    <w:uiPriority w:val="99"/>
    <w:semiHidden/>
    <w:rsid w:val="00EC38F5"/>
    <w:rPr>
      <w:rFonts w:ascii="Tahoma" w:eastAsiaTheme="minorEastAsia" w:hAnsi="Tahoma" w:cs="Tahoma"/>
      <w:sz w:val="16"/>
      <w:szCs w:val="16"/>
    </w:rPr>
  </w:style>
  <w:style w:type="paragraph" w:styleId="Header">
    <w:name w:val="header"/>
    <w:basedOn w:val="Normal"/>
    <w:link w:val="HeaderChar"/>
    <w:uiPriority w:val="99"/>
    <w:unhideWhenUsed/>
    <w:rsid w:val="00913E40"/>
    <w:pPr>
      <w:tabs>
        <w:tab w:val="center" w:pos="4513"/>
        <w:tab w:val="right" w:pos="9026"/>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913E40"/>
    <w:rPr>
      <w:rFonts w:eastAsiaTheme="minorEastAsia"/>
      <w:sz w:val="24"/>
      <w:szCs w:val="24"/>
    </w:rPr>
  </w:style>
  <w:style w:type="paragraph" w:styleId="Footer">
    <w:name w:val="footer"/>
    <w:basedOn w:val="Normal"/>
    <w:link w:val="FooterChar"/>
    <w:uiPriority w:val="99"/>
    <w:unhideWhenUsed/>
    <w:rsid w:val="00913E40"/>
    <w:pPr>
      <w:tabs>
        <w:tab w:val="center" w:pos="4513"/>
        <w:tab w:val="right" w:pos="9026"/>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913E40"/>
    <w:rPr>
      <w:rFonts w:eastAsiaTheme="minorEastAsia"/>
      <w:sz w:val="24"/>
      <w:szCs w:val="24"/>
    </w:rPr>
  </w:style>
  <w:style w:type="character" w:customStyle="1" w:styleId="Heading1Char">
    <w:name w:val="Heading 1 Char"/>
    <w:basedOn w:val="DefaultParagraphFont"/>
    <w:link w:val="Heading1"/>
    <w:rsid w:val="00F10405"/>
    <w:rPr>
      <w:rFonts w:ascii="Arial" w:eastAsia="Times New Roman" w:hAnsi="Arial" w:cs="Times New Roman"/>
      <w:b/>
      <w:kern w:val="28"/>
      <w:sz w:val="28"/>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7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icis.glam.ac.uk"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83E0C3D16CB842ABE9B80E644508F3" ma:contentTypeVersion="0" ma:contentTypeDescription="Create a new document." ma:contentTypeScope="" ma:versionID="2cce69d476496fd0e3eadc4b66263a7c">
  <xsd:schema xmlns:xsd="http://www.w3.org/2001/XMLSchema" xmlns:p="http://schemas.microsoft.com/office/2006/metadata/properties" targetNamespace="http://schemas.microsoft.com/office/2006/metadata/properties" ma:root="true" ma:fieldsID="6a22b315e1de6c4871308b9f664dbf9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1ECD2-E3B8-444C-B42B-A68136C50E5F}">
  <ds:schemaRefs>
    <ds:schemaRef ds:uri="http://schemas.microsoft.com/office/2006/metadata/properties"/>
  </ds:schemaRefs>
</ds:datastoreItem>
</file>

<file path=customXml/itemProps2.xml><?xml version="1.0" encoding="utf-8"?>
<ds:datastoreItem xmlns:ds="http://schemas.openxmlformats.org/officeDocument/2006/customXml" ds:itemID="{B9F36F32-5F62-4682-AC04-21B59F63E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41EE12A-A9BB-48E8-BFB5-08F3F7836D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14</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Wales, Newport</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Smedley</dc:creator>
  <cp:lastModifiedBy>Jake Stewart</cp:lastModifiedBy>
  <cp:revision>95</cp:revision>
  <dcterms:created xsi:type="dcterms:W3CDTF">2014-08-26T10:06:00Z</dcterms:created>
  <dcterms:modified xsi:type="dcterms:W3CDTF">2017-01-23T21:39:00Z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0x010100DC83E0C3D16CB842ABE9B80E644508F3</vt:lpwstr>
  </property>
</Properties>
</file>